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62F5D" w14:textId="659AA645" w:rsidR="001B0B98" w:rsidRPr="00CC463F" w:rsidRDefault="001B0B98" w:rsidP="009242B5">
      <w:pPr>
        <w:rPr>
          <w:color w:val="FF0000"/>
          <w:sz w:val="56"/>
          <w:szCs w:val="56"/>
        </w:rPr>
      </w:pPr>
    </w:p>
    <w:p w14:paraId="4C305FFE" w14:textId="77777777" w:rsidR="00CC463F" w:rsidRPr="00D35FC7" w:rsidRDefault="00CC463F"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461D0750" w:rsidR="007518F4" w:rsidRPr="00D35FC7" w:rsidRDefault="00086C78" w:rsidP="00D35FC7">
      <w:pPr>
        <w:jc w:val="center"/>
        <w:rPr>
          <w:sz w:val="40"/>
          <w:szCs w:val="40"/>
        </w:rPr>
      </w:pPr>
      <w:r>
        <w:rPr>
          <w:sz w:val="40"/>
          <w:szCs w:val="40"/>
        </w:rPr>
        <w:t>September</w:t>
      </w:r>
      <w:r w:rsidR="007518F4" w:rsidRPr="00D35FC7">
        <w:rPr>
          <w:sz w:val="40"/>
          <w:szCs w:val="40"/>
        </w:rPr>
        <w:t xml:space="preserve"> </w:t>
      </w:r>
      <w:r w:rsidR="00251B53" w:rsidRPr="00D35FC7">
        <w:rPr>
          <w:sz w:val="40"/>
          <w:szCs w:val="40"/>
        </w:rPr>
        <w:t>20</w:t>
      </w:r>
      <w:r w:rsidR="006D269E" w:rsidRPr="00D35FC7">
        <w:rPr>
          <w:sz w:val="40"/>
          <w:szCs w:val="40"/>
        </w:rPr>
        <w:t>2</w:t>
      </w:r>
      <w:r w:rsidR="00FE3C5B">
        <w:rPr>
          <w:sz w:val="40"/>
          <w:szCs w:val="40"/>
        </w:rPr>
        <w:t>5</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1EA59BA" w:rsidR="00D8103F" w:rsidRPr="00D35FC7" w:rsidRDefault="00D8103F" w:rsidP="00D35FC7">
      <w:pPr>
        <w:jc w:val="center"/>
        <w:rPr>
          <w:sz w:val="24"/>
          <w:szCs w:val="24"/>
        </w:rPr>
      </w:pP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1F3DDE11" w14:textId="79624CDF" w:rsidR="0036678F" w:rsidRDefault="00120FD4">
          <w:pPr>
            <w:pStyle w:val="TOC1"/>
            <w:rPr>
              <w:rFonts w:eastAsiaTheme="minorEastAsia" w:cstheme="minorBidi"/>
              <w:noProof/>
              <w:kern w:val="2"/>
              <w14:ligatures w14:val="standardContextual"/>
            </w:rPr>
          </w:pPr>
          <w:r>
            <w:fldChar w:fldCharType="begin"/>
          </w:r>
          <w:r w:rsidR="00104FEF">
            <w:instrText xml:space="preserve"> TOC \o "1-3" \h \z \u </w:instrText>
          </w:r>
          <w:r>
            <w:fldChar w:fldCharType="separate"/>
          </w:r>
          <w:hyperlink w:anchor="_Toc157062456" w:history="1">
            <w:r w:rsidR="0036678F" w:rsidRPr="00C40011">
              <w:rPr>
                <w:rStyle w:val="Hyperlink"/>
                <w:noProof/>
              </w:rPr>
              <w:t>1</w:t>
            </w:r>
            <w:r w:rsidR="0036678F">
              <w:rPr>
                <w:rFonts w:eastAsiaTheme="minorEastAsia" w:cstheme="minorBidi"/>
                <w:noProof/>
                <w:kern w:val="2"/>
                <w14:ligatures w14:val="standardContextual"/>
              </w:rPr>
              <w:tab/>
            </w:r>
            <w:r w:rsidR="0036678F" w:rsidRPr="00C40011">
              <w:rPr>
                <w:rStyle w:val="Hyperlink"/>
                <w:noProof/>
              </w:rPr>
              <w:t>PRZM-VVWM What’s New</w:t>
            </w:r>
            <w:r w:rsidR="0036678F">
              <w:rPr>
                <w:noProof/>
                <w:webHidden/>
              </w:rPr>
              <w:tab/>
            </w:r>
            <w:r w:rsidR="0036678F">
              <w:rPr>
                <w:noProof/>
                <w:webHidden/>
              </w:rPr>
              <w:fldChar w:fldCharType="begin"/>
            </w:r>
            <w:r w:rsidR="0036678F">
              <w:rPr>
                <w:noProof/>
                <w:webHidden/>
              </w:rPr>
              <w:instrText xml:space="preserve"> PAGEREF _Toc157062456 \h </w:instrText>
            </w:r>
            <w:r w:rsidR="0036678F">
              <w:rPr>
                <w:noProof/>
                <w:webHidden/>
              </w:rPr>
            </w:r>
            <w:r w:rsidR="0036678F">
              <w:rPr>
                <w:noProof/>
                <w:webHidden/>
              </w:rPr>
              <w:fldChar w:fldCharType="separate"/>
            </w:r>
            <w:r w:rsidR="0036678F">
              <w:rPr>
                <w:noProof/>
                <w:webHidden/>
              </w:rPr>
              <w:t>1</w:t>
            </w:r>
            <w:r w:rsidR="0036678F">
              <w:rPr>
                <w:noProof/>
                <w:webHidden/>
              </w:rPr>
              <w:fldChar w:fldCharType="end"/>
            </w:r>
          </w:hyperlink>
        </w:p>
        <w:p w14:paraId="237CE1E8" w14:textId="6B39F566" w:rsidR="0036678F" w:rsidRDefault="0036678F">
          <w:pPr>
            <w:pStyle w:val="TOC1"/>
            <w:rPr>
              <w:rFonts w:eastAsiaTheme="minorEastAsia" w:cstheme="minorBidi"/>
              <w:noProof/>
              <w:kern w:val="2"/>
              <w14:ligatures w14:val="standardContextual"/>
            </w:rPr>
          </w:pPr>
          <w:hyperlink w:anchor="_Toc157062457" w:history="1">
            <w:r w:rsidRPr="00C40011">
              <w:rPr>
                <w:rStyle w:val="Hyperlink"/>
                <w:noProof/>
              </w:rPr>
              <w:t>2</w:t>
            </w:r>
            <w:r>
              <w:rPr>
                <w:rFonts w:eastAsiaTheme="minorEastAsia" w:cstheme="minorBidi"/>
                <w:noProof/>
                <w:kern w:val="2"/>
                <w14:ligatures w14:val="standardContextual"/>
              </w:rPr>
              <w:tab/>
            </w:r>
            <w:r w:rsidRPr="00C40011">
              <w:rPr>
                <w:rStyle w:val="Hyperlink"/>
                <w:noProof/>
              </w:rPr>
              <w:t>Input Files for PRZM-VVWM</w:t>
            </w:r>
            <w:r>
              <w:rPr>
                <w:noProof/>
                <w:webHidden/>
              </w:rPr>
              <w:tab/>
            </w:r>
            <w:r>
              <w:rPr>
                <w:noProof/>
                <w:webHidden/>
              </w:rPr>
              <w:fldChar w:fldCharType="begin"/>
            </w:r>
            <w:r>
              <w:rPr>
                <w:noProof/>
                <w:webHidden/>
              </w:rPr>
              <w:instrText xml:space="preserve"> PAGEREF _Toc157062457 \h </w:instrText>
            </w:r>
            <w:r>
              <w:rPr>
                <w:noProof/>
                <w:webHidden/>
              </w:rPr>
            </w:r>
            <w:r>
              <w:rPr>
                <w:noProof/>
                <w:webHidden/>
              </w:rPr>
              <w:fldChar w:fldCharType="separate"/>
            </w:r>
            <w:r>
              <w:rPr>
                <w:noProof/>
                <w:webHidden/>
              </w:rPr>
              <w:t>2</w:t>
            </w:r>
            <w:r>
              <w:rPr>
                <w:noProof/>
                <w:webHidden/>
              </w:rPr>
              <w:fldChar w:fldCharType="end"/>
            </w:r>
          </w:hyperlink>
        </w:p>
        <w:p w14:paraId="08F34FCF" w14:textId="3E9920DD"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8" w:history="1">
            <w:r w:rsidRPr="00C40011">
              <w:rPr>
                <w:rStyle w:val="Hyperlink"/>
                <w:noProof/>
              </w:rPr>
              <w:t>2.1</w:t>
            </w:r>
            <w:r>
              <w:rPr>
                <w:rFonts w:eastAsiaTheme="minorEastAsia" w:cstheme="minorBidi"/>
                <w:noProof/>
                <w:kern w:val="2"/>
                <w14:ligatures w14:val="standardContextual"/>
              </w:rPr>
              <w:tab/>
            </w:r>
            <w:r w:rsidRPr="00C40011">
              <w:rPr>
                <w:rStyle w:val="Hyperlink"/>
                <w:noProof/>
              </w:rPr>
              <w:t>PRZM-VVWM Input File</w:t>
            </w:r>
            <w:r>
              <w:rPr>
                <w:noProof/>
                <w:webHidden/>
              </w:rPr>
              <w:tab/>
            </w:r>
            <w:r>
              <w:rPr>
                <w:noProof/>
                <w:webHidden/>
              </w:rPr>
              <w:fldChar w:fldCharType="begin"/>
            </w:r>
            <w:r>
              <w:rPr>
                <w:noProof/>
                <w:webHidden/>
              </w:rPr>
              <w:instrText xml:space="preserve"> PAGEREF _Toc157062458 \h </w:instrText>
            </w:r>
            <w:r>
              <w:rPr>
                <w:noProof/>
                <w:webHidden/>
              </w:rPr>
            </w:r>
            <w:r>
              <w:rPr>
                <w:noProof/>
                <w:webHidden/>
              </w:rPr>
              <w:fldChar w:fldCharType="separate"/>
            </w:r>
            <w:r>
              <w:rPr>
                <w:noProof/>
                <w:webHidden/>
              </w:rPr>
              <w:t>3</w:t>
            </w:r>
            <w:r>
              <w:rPr>
                <w:noProof/>
                <w:webHidden/>
              </w:rPr>
              <w:fldChar w:fldCharType="end"/>
            </w:r>
          </w:hyperlink>
        </w:p>
        <w:p w14:paraId="79497975" w14:textId="43EF3E8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59" w:history="1">
            <w:r w:rsidRPr="00C40011">
              <w:rPr>
                <w:rStyle w:val="Hyperlink"/>
                <w:noProof/>
              </w:rPr>
              <w:t>2.2</w:t>
            </w:r>
            <w:r>
              <w:rPr>
                <w:rFonts w:eastAsiaTheme="minorEastAsia" w:cstheme="minorBidi"/>
                <w:noProof/>
                <w:kern w:val="2"/>
                <w14:ligatures w14:val="standardContextual"/>
              </w:rPr>
              <w:tab/>
            </w:r>
            <w:r w:rsidRPr="00C40011">
              <w:rPr>
                <w:rStyle w:val="Hyperlink"/>
                <w:noProof/>
              </w:rPr>
              <w:t>Field Property Input File</w:t>
            </w:r>
            <w:r>
              <w:rPr>
                <w:noProof/>
                <w:webHidden/>
              </w:rPr>
              <w:tab/>
            </w:r>
            <w:r>
              <w:rPr>
                <w:noProof/>
                <w:webHidden/>
              </w:rPr>
              <w:fldChar w:fldCharType="begin"/>
            </w:r>
            <w:r>
              <w:rPr>
                <w:noProof/>
                <w:webHidden/>
              </w:rPr>
              <w:instrText xml:space="preserve"> PAGEREF _Toc157062459 \h </w:instrText>
            </w:r>
            <w:r>
              <w:rPr>
                <w:noProof/>
                <w:webHidden/>
              </w:rPr>
            </w:r>
            <w:r>
              <w:rPr>
                <w:noProof/>
                <w:webHidden/>
              </w:rPr>
              <w:fldChar w:fldCharType="separate"/>
            </w:r>
            <w:r>
              <w:rPr>
                <w:noProof/>
                <w:webHidden/>
              </w:rPr>
              <w:t>13</w:t>
            </w:r>
            <w:r>
              <w:rPr>
                <w:noProof/>
                <w:webHidden/>
              </w:rPr>
              <w:fldChar w:fldCharType="end"/>
            </w:r>
          </w:hyperlink>
        </w:p>
        <w:p w14:paraId="12C585BA" w14:textId="0CF0CFF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0" w:history="1">
            <w:r w:rsidRPr="00C40011">
              <w:rPr>
                <w:rStyle w:val="Hyperlink"/>
                <w:noProof/>
              </w:rPr>
              <w:t>2.3</w:t>
            </w:r>
            <w:r>
              <w:rPr>
                <w:rFonts w:eastAsiaTheme="minorEastAsia" w:cstheme="minorBidi"/>
                <w:noProof/>
                <w:kern w:val="2"/>
                <w14:ligatures w14:val="standardContextual"/>
              </w:rPr>
              <w:tab/>
            </w:r>
            <w:r w:rsidRPr="00C40011">
              <w:rPr>
                <w:rStyle w:val="Hyperlink"/>
                <w:noProof/>
              </w:rPr>
              <w:t>Waterbody/Watershed Input File</w:t>
            </w:r>
            <w:r>
              <w:rPr>
                <w:noProof/>
                <w:webHidden/>
              </w:rPr>
              <w:tab/>
            </w:r>
            <w:r>
              <w:rPr>
                <w:noProof/>
                <w:webHidden/>
              </w:rPr>
              <w:fldChar w:fldCharType="begin"/>
            </w:r>
            <w:r>
              <w:rPr>
                <w:noProof/>
                <w:webHidden/>
              </w:rPr>
              <w:instrText xml:space="preserve"> PAGEREF _Toc157062460 \h </w:instrText>
            </w:r>
            <w:r>
              <w:rPr>
                <w:noProof/>
                <w:webHidden/>
              </w:rPr>
            </w:r>
            <w:r>
              <w:rPr>
                <w:noProof/>
                <w:webHidden/>
              </w:rPr>
              <w:fldChar w:fldCharType="separate"/>
            </w:r>
            <w:r>
              <w:rPr>
                <w:noProof/>
                <w:webHidden/>
              </w:rPr>
              <w:t>19</w:t>
            </w:r>
            <w:r>
              <w:rPr>
                <w:noProof/>
                <w:webHidden/>
              </w:rPr>
              <w:fldChar w:fldCharType="end"/>
            </w:r>
          </w:hyperlink>
        </w:p>
        <w:p w14:paraId="3EA7ECBD" w14:textId="7D0B588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1" w:history="1">
            <w:r w:rsidRPr="00C40011">
              <w:rPr>
                <w:rStyle w:val="Hyperlink"/>
                <w:noProof/>
              </w:rPr>
              <w:t>2.4</w:t>
            </w:r>
            <w:r>
              <w:rPr>
                <w:rFonts w:eastAsiaTheme="minorEastAsia" w:cstheme="minorBidi"/>
                <w:noProof/>
                <w:kern w:val="2"/>
                <w14:ligatures w14:val="standardContextual"/>
              </w:rPr>
              <w:tab/>
            </w:r>
            <w:r w:rsidRPr="00C40011">
              <w:rPr>
                <w:rStyle w:val="Hyperlink"/>
                <w:noProof/>
              </w:rPr>
              <w:t>Meteorological Data File</w:t>
            </w:r>
            <w:r>
              <w:rPr>
                <w:noProof/>
                <w:webHidden/>
              </w:rPr>
              <w:tab/>
            </w:r>
            <w:r>
              <w:rPr>
                <w:noProof/>
                <w:webHidden/>
              </w:rPr>
              <w:fldChar w:fldCharType="begin"/>
            </w:r>
            <w:r>
              <w:rPr>
                <w:noProof/>
                <w:webHidden/>
              </w:rPr>
              <w:instrText xml:space="preserve"> PAGEREF _Toc157062461 \h </w:instrText>
            </w:r>
            <w:r>
              <w:rPr>
                <w:noProof/>
                <w:webHidden/>
              </w:rPr>
            </w:r>
            <w:r>
              <w:rPr>
                <w:noProof/>
                <w:webHidden/>
              </w:rPr>
              <w:fldChar w:fldCharType="separate"/>
            </w:r>
            <w:r>
              <w:rPr>
                <w:noProof/>
                <w:webHidden/>
              </w:rPr>
              <w:t>20</w:t>
            </w:r>
            <w:r>
              <w:rPr>
                <w:noProof/>
                <w:webHidden/>
              </w:rPr>
              <w:fldChar w:fldCharType="end"/>
            </w:r>
          </w:hyperlink>
          <w:r w:rsidR="00A22E91">
            <w:t>volat</w:t>
          </w:r>
        </w:p>
        <w:p w14:paraId="4B31E307" w14:textId="172E3A74" w:rsidR="0036678F" w:rsidRDefault="0036678F">
          <w:pPr>
            <w:pStyle w:val="TOC1"/>
            <w:rPr>
              <w:rFonts w:eastAsiaTheme="minorEastAsia" w:cstheme="minorBidi"/>
              <w:noProof/>
              <w:kern w:val="2"/>
              <w14:ligatures w14:val="standardContextual"/>
            </w:rPr>
          </w:pPr>
          <w:hyperlink w:anchor="_Toc157062462" w:history="1">
            <w:r w:rsidRPr="00C40011">
              <w:rPr>
                <w:rStyle w:val="Hyperlink"/>
                <w:noProof/>
              </w:rPr>
              <w:t>3</w:t>
            </w:r>
            <w:r>
              <w:rPr>
                <w:rFonts w:eastAsiaTheme="minorEastAsia" w:cstheme="minorBidi"/>
                <w:noProof/>
                <w:kern w:val="2"/>
                <w14:ligatures w14:val="standardContextual"/>
              </w:rPr>
              <w:tab/>
            </w:r>
            <w:r w:rsidRPr="00C40011">
              <w:rPr>
                <w:rStyle w:val="Hyperlink"/>
                <w:noProof/>
              </w:rPr>
              <w:t>Parameter Description and  Estimation</w:t>
            </w:r>
            <w:r>
              <w:rPr>
                <w:noProof/>
                <w:webHidden/>
              </w:rPr>
              <w:tab/>
            </w:r>
            <w:r>
              <w:rPr>
                <w:noProof/>
                <w:webHidden/>
              </w:rPr>
              <w:fldChar w:fldCharType="begin"/>
            </w:r>
            <w:r>
              <w:rPr>
                <w:noProof/>
                <w:webHidden/>
              </w:rPr>
              <w:instrText xml:space="preserve"> PAGEREF _Toc157062462 \h </w:instrText>
            </w:r>
            <w:r>
              <w:rPr>
                <w:noProof/>
                <w:webHidden/>
              </w:rPr>
            </w:r>
            <w:r>
              <w:rPr>
                <w:noProof/>
                <w:webHidden/>
              </w:rPr>
              <w:fldChar w:fldCharType="separate"/>
            </w:r>
            <w:r>
              <w:rPr>
                <w:noProof/>
                <w:webHidden/>
              </w:rPr>
              <w:t>21</w:t>
            </w:r>
            <w:r>
              <w:rPr>
                <w:noProof/>
                <w:webHidden/>
              </w:rPr>
              <w:fldChar w:fldCharType="end"/>
            </w:r>
          </w:hyperlink>
        </w:p>
        <w:p w14:paraId="53DF719D" w14:textId="58C2B6A6" w:rsidR="0036678F" w:rsidRDefault="0036678F">
          <w:pPr>
            <w:pStyle w:val="TOC1"/>
            <w:rPr>
              <w:rFonts w:eastAsiaTheme="minorEastAsia" w:cstheme="minorBidi"/>
              <w:noProof/>
              <w:kern w:val="2"/>
              <w14:ligatures w14:val="standardContextual"/>
            </w:rPr>
          </w:pPr>
          <w:hyperlink w:anchor="_Toc157062463" w:history="1">
            <w:r w:rsidRPr="00C40011">
              <w:rPr>
                <w:rStyle w:val="Hyperlink"/>
                <w:noProof/>
              </w:rPr>
              <w:t>4</w:t>
            </w:r>
            <w:r>
              <w:rPr>
                <w:rFonts w:eastAsiaTheme="minorEastAsia" w:cstheme="minorBidi"/>
                <w:noProof/>
                <w:kern w:val="2"/>
                <w14:ligatures w14:val="standardContextual"/>
              </w:rPr>
              <w:tab/>
            </w:r>
            <w:r w:rsidRPr="00C40011">
              <w:rPr>
                <w:rStyle w:val="Hyperlink"/>
                <w:noProof/>
              </w:rPr>
              <w:t>PRZM5 Theory</w:t>
            </w:r>
            <w:r>
              <w:rPr>
                <w:noProof/>
                <w:webHidden/>
              </w:rPr>
              <w:tab/>
            </w:r>
            <w:r>
              <w:rPr>
                <w:noProof/>
                <w:webHidden/>
              </w:rPr>
              <w:fldChar w:fldCharType="begin"/>
            </w:r>
            <w:r>
              <w:rPr>
                <w:noProof/>
                <w:webHidden/>
              </w:rPr>
              <w:instrText xml:space="preserve"> PAGEREF _Toc157062463 \h </w:instrText>
            </w:r>
            <w:r>
              <w:rPr>
                <w:noProof/>
                <w:webHidden/>
              </w:rPr>
            </w:r>
            <w:r>
              <w:rPr>
                <w:noProof/>
                <w:webHidden/>
              </w:rPr>
              <w:fldChar w:fldCharType="separate"/>
            </w:r>
            <w:r>
              <w:rPr>
                <w:noProof/>
                <w:webHidden/>
              </w:rPr>
              <w:t>31</w:t>
            </w:r>
            <w:r>
              <w:rPr>
                <w:noProof/>
                <w:webHidden/>
              </w:rPr>
              <w:fldChar w:fldCharType="end"/>
            </w:r>
          </w:hyperlink>
        </w:p>
        <w:p w14:paraId="3E16675B" w14:textId="501981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4" w:history="1">
            <w:r w:rsidRPr="00C40011">
              <w:rPr>
                <w:rStyle w:val="Hyperlink"/>
                <w:noProof/>
              </w:rPr>
              <w:t>4.1</w:t>
            </w:r>
            <w:r>
              <w:rPr>
                <w:rFonts w:eastAsiaTheme="minorEastAsia" w:cstheme="minorBidi"/>
                <w:noProof/>
                <w:kern w:val="2"/>
                <w14:ligatures w14:val="standardContextual"/>
              </w:rPr>
              <w:tab/>
            </w:r>
            <w:r w:rsidRPr="00C40011">
              <w:rPr>
                <w:rStyle w:val="Hyperlink"/>
                <w:noProof/>
              </w:rPr>
              <w:t>Overview</w:t>
            </w:r>
            <w:r>
              <w:rPr>
                <w:noProof/>
                <w:webHidden/>
              </w:rPr>
              <w:tab/>
            </w:r>
            <w:r>
              <w:rPr>
                <w:noProof/>
                <w:webHidden/>
              </w:rPr>
              <w:fldChar w:fldCharType="begin"/>
            </w:r>
            <w:r>
              <w:rPr>
                <w:noProof/>
                <w:webHidden/>
              </w:rPr>
              <w:instrText xml:space="preserve"> PAGEREF _Toc157062464 \h </w:instrText>
            </w:r>
            <w:r>
              <w:rPr>
                <w:noProof/>
                <w:webHidden/>
              </w:rPr>
            </w:r>
            <w:r>
              <w:rPr>
                <w:noProof/>
                <w:webHidden/>
              </w:rPr>
              <w:fldChar w:fldCharType="separate"/>
            </w:r>
            <w:r>
              <w:rPr>
                <w:noProof/>
                <w:webHidden/>
              </w:rPr>
              <w:t>31</w:t>
            </w:r>
            <w:r>
              <w:rPr>
                <w:noProof/>
                <w:webHidden/>
              </w:rPr>
              <w:fldChar w:fldCharType="end"/>
            </w:r>
          </w:hyperlink>
        </w:p>
        <w:p w14:paraId="7C87E74B" w14:textId="2106ECE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5" w:history="1">
            <w:r w:rsidRPr="00C40011">
              <w:rPr>
                <w:rStyle w:val="Hyperlink"/>
                <w:noProof/>
              </w:rPr>
              <w:t>4.2</w:t>
            </w:r>
            <w:r>
              <w:rPr>
                <w:rFonts w:eastAsiaTheme="minorEastAsia" w:cstheme="minorBidi"/>
                <w:noProof/>
                <w:kern w:val="2"/>
                <w14:ligatures w14:val="standardContextual"/>
              </w:rPr>
              <w:tab/>
            </w:r>
            <w:r w:rsidRPr="00C40011">
              <w:rPr>
                <w:rStyle w:val="Hyperlink"/>
                <w:noProof/>
              </w:rPr>
              <w:t>Description of the Algorithms</w:t>
            </w:r>
            <w:r>
              <w:rPr>
                <w:noProof/>
                <w:webHidden/>
              </w:rPr>
              <w:tab/>
            </w:r>
            <w:r>
              <w:rPr>
                <w:noProof/>
                <w:webHidden/>
              </w:rPr>
              <w:fldChar w:fldCharType="begin"/>
            </w:r>
            <w:r>
              <w:rPr>
                <w:noProof/>
                <w:webHidden/>
              </w:rPr>
              <w:instrText xml:space="preserve"> PAGEREF _Toc157062465 \h </w:instrText>
            </w:r>
            <w:r>
              <w:rPr>
                <w:noProof/>
                <w:webHidden/>
              </w:rPr>
            </w:r>
            <w:r>
              <w:rPr>
                <w:noProof/>
                <w:webHidden/>
              </w:rPr>
              <w:fldChar w:fldCharType="separate"/>
            </w:r>
            <w:r>
              <w:rPr>
                <w:noProof/>
                <w:webHidden/>
              </w:rPr>
              <w:t>32</w:t>
            </w:r>
            <w:r>
              <w:rPr>
                <w:noProof/>
                <w:webHidden/>
              </w:rPr>
              <w:fldChar w:fldCharType="end"/>
            </w:r>
          </w:hyperlink>
        </w:p>
        <w:p w14:paraId="04C13544" w14:textId="599C0F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6" w:history="1">
            <w:r w:rsidRPr="00C40011">
              <w:rPr>
                <w:rStyle w:val="Hyperlink"/>
                <w:noProof/>
              </w:rPr>
              <w:t>4.3</w:t>
            </w:r>
            <w:r>
              <w:rPr>
                <w:rFonts w:eastAsiaTheme="minorEastAsia" w:cstheme="minorBidi"/>
                <w:noProof/>
                <w:kern w:val="2"/>
                <w14:ligatures w14:val="standardContextual"/>
              </w:rPr>
              <w:tab/>
            </w:r>
            <w:r w:rsidRPr="00C40011">
              <w:rPr>
                <w:rStyle w:val="Hyperlink"/>
                <w:noProof/>
              </w:rPr>
              <w:t>Soil Profile Setup</w:t>
            </w:r>
            <w:r>
              <w:rPr>
                <w:noProof/>
                <w:webHidden/>
              </w:rPr>
              <w:tab/>
            </w:r>
            <w:r>
              <w:rPr>
                <w:noProof/>
                <w:webHidden/>
              </w:rPr>
              <w:fldChar w:fldCharType="begin"/>
            </w:r>
            <w:r>
              <w:rPr>
                <w:noProof/>
                <w:webHidden/>
              </w:rPr>
              <w:instrText xml:space="preserve"> PAGEREF _Toc157062466 \h </w:instrText>
            </w:r>
            <w:r>
              <w:rPr>
                <w:noProof/>
                <w:webHidden/>
              </w:rPr>
            </w:r>
            <w:r>
              <w:rPr>
                <w:noProof/>
                <w:webHidden/>
              </w:rPr>
              <w:fldChar w:fldCharType="separate"/>
            </w:r>
            <w:r>
              <w:rPr>
                <w:noProof/>
                <w:webHidden/>
              </w:rPr>
              <w:t>32</w:t>
            </w:r>
            <w:r>
              <w:rPr>
                <w:noProof/>
                <w:webHidden/>
              </w:rPr>
              <w:fldChar w:fldCharType="end"/>
            </w:r>
          </w:hyperlink>
        </w:p>
        <w:p w14:paraId="03251F7D" w14:textId="3FCB296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7" w:history="1">
            <w:r w:rsidRPr="00C40011">
              <w:rPr>
                <w:rStyle w:val="Hyperlink"/>
                <w:noProof/>
              </w:rPr>
              <w:t>4.4</w:t>
            </w:r>
            <w:r>
              <w:rPr>
                <w:rFonts w:eastAsiaTheme="minorEastAsia" w:cstheme="minorBidi"/>
                <w:noProof/>
                <w:kern w:val="2"/>
                <w14:ligatures w14:val="standardContextual"/>
              </w:rPr>
              <w:tab/>
            </w:r>
            <w:r w:rsidRPr="00C40011">
              <w:rPr>
                <w:rStyle w:val="Hyperlink"/>
                <w:noProof/>
              </w:rPr>
              <w:t>Crop Growth</w:t>
            </w:r>
            <w:r>
              <w:rPr>
                <w:noProof/>
                <w:webHidden/>
              </w:rPr>
              <w:tab/>
            </w:r>
            <w:r>
              <w:rPr>
                <w:noProof/>
                <w:webHidden/>
              </w:rPr>
              <w:fldChar w:fldCharType="begin"/>
            </w:r>
            <w:r>
              <w:rPr>
                <w:noProof/>
                <w:webHidden/>
              </w:rPr>
              <w:instrText xml:space="preserve"> PAGEREF _Toc157062467 \h </w:instrText>
            </w:r>
            <w:r>
              <w:rPr>
                <w:noProof/>
                <w:webHidden/>
              </w:rPr>
            </w:r>
            <w:r>
              <w:rPr>
                <w:noProof/>
                <w:webHidden/>
              </w:rPr>
              <w:fldChar w:fldCharType="separate"/>
            </w:r>
            <w:r>
              <w:rPr>
                <w:noProof/>
                <w:webHidden/>
              </w:rPr>
              <w:t>34</w:t>
            </w:r>
            <w:r>
              <w:rPr>
                <w:noProof/>
                <w:webHidden/>
              </w:rPr>
              <w:fldChar w:fldCharType="end"/>
            </w:r>
          </w:hyperlink>
        </w:p>
        <w:p w14:paraId="4235B136" w14:textId="4091F8C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8" w:history="1">
            <w:r w:rsidRPr="00C40011">
              <w:rPr>
                <w:rStyle w:val="Hyperlink"/>
                <w:noProof/>
              </w:rPr>
              <w:t>4.5</w:t>
            </w:r>
            <w:r>
              <w:rPr>
                <w:rFonts w:eastAsiaTheme="minorEastAsia" w:cstheme="minorBidi"/>
                <w:noProof/>
                <w:kern w:val="2"/>
                <w14:ligatures w14:val="standardContextual"/>
              </w:rPr>
              <w:tab/>
            </w:r>
            <w:r w:rsidRPr="00C40011">
              <w:rPr>
                <w:rStyle w:val="Hyperlink"/>
                <w:noProof/>
              </w:rPr>
              <w:t>Irrigation</w:t>
            </w:r>
            <w:r>
              <w:rPr>
                <w:noProof/>
                <w:webHidden/>
              </w:rPr>
              <w:tab/>
            </w:r>
            <w:r>
              <w:rPr>
                <w:noProof/>
                <w:webHidden/>
              </w:rPr>
              <w:fldChar w:fldCharType="begin"/>
            </w:r>
            <w:r>
              <w:rPr>
                <w:noProof/>
                <w:webHidden/>
              </w:rPr>
              <w:instrText xml:space="preserve"> PAGEREF _Toc157062468 \h </w:instrText>
            </w:r>
            <w:r>
              <w:rPr>
                <w:noProof/>
                <w:webHidden/>
              </w:rPr>
            </w:r>
            <w:r>
              <w:rPr>
                <w:noProof/>
                <w:webHidden/>
              </w:rPr>
              <w:fldChar w:fldCharType="separate"/>
            </w:r>
            <w:r>
              <w:rPr>
                <w:noProof/>
                <w:webHidden/>
              </w:rPr>
              <w:t>34</w:t>
            </w:r>
            <w:r>
              <w:rPr>
                <w:noProof/>
                <w:webHidden/>
              </w:rPr>
              <w:fldChar w:fldCharType="end"/>
            </w:r>
          </w:hyperlink>
        </w:p>
        <w:p w14:paraId="20DC444E" w14:textId="67CFD99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69" w:history="1">
            <w:r w:rsidRPr="00C40011">
              <w:rPr>
                <w:rStyle w:val="Hyperlink"/>
                <w:noProof/>
              </w:rPr>
              <w:t>4.6</w:t>
            </w:r>
            <w:r>
              <w:rPr>
                <w:rFonts w:eastAsiaTheme="minorEastAsia" w:cstheme="minorBidi"/>
                <w:noProof/>
                <w:kern w:val="2"/>
                <w14:ligatures w14:val="standardContextual"/>
              </w:rPr>
              <w:tab/>
            </w:r>
            <w:r w:rsidRPr="00C40011">
              <w:rPr>
                <w:rStyle w:val="Hyperlink"/>
                <w:noProof/>
              </w:rPr>
              <w:t>Precipitation &amp; Snowmelt</w:t>
            </w:r>
            <w:r>
              <w:rPr>
                <w:noProof/>
                <w:webHidden/>
              </w:rPr>
              <w:tab/>
            </w:r>
            <w:r>
              <w:rPr>
                <w:noProof/>
                <w:webHidden/>
              </w:rPr>
              <w:fldChar w:fldCharType="begin"/>
            </w:r>
            <w:r>
              <w:rPr>
                <w:noProof/>
                <w:webHidden/>
              </w:rPr>
              <w:instrText xml:space="preserve"> PAGEREF _Toc157062469 \h </w:instrText>
            </w:r>
            <w:r>
              <w:rPr>
                <w:noProof/>
                <w:webHidden/>
              </w:rPr>
            </w:r>
            <w:r>
              <w:rPr>
                <w:noProof/>
                <w:webHidden/>
              </w:rPr>
              <w:fldChar w:fldCharType="separate"/>
            </w:r>
            <w:r>
              <w:rPr>
                <w:noProof/>
                <w:webHidden/>
              </w:rPr>
              <w:t>35</w:t>
            </w:r>
            <w:r>
              <w:rPr>
                <w:noProof/>
                <w:webHidden/>
              </w:rPr>
              <w:fldChar w:fldCharType="end"/>
            </w:r>
          </w:hyperlink>
        </w:p>
        <w:p w14:paraId="3D352D18" w14:textId="6680891C"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0" w:history="1">
            <w:r w:rsidRPr="00C40011">
              <w:rPr>
                <w:rStyle w:val="Hyperlink"/>
                <w:noProof/>
              </w:rPr>
              <w:t>4.7</w:t>
            </w:r>
            <w:r>
              <w:rPr>
                <w:rFonts w:eastAsiaTheme="minorEastAsia" w:cstheme="minorBidi"/>
                <w:noProof/>
                <w:kern w:val="2"/>
                <w14:ligatures w14:val="standardContextual"/>
              </w:rPr>
              <w:tab/>
            </w:r>
            <w:r w:rsidRPr="00C40011">
              <w:rPr>
                <w:rStyle w:val="Hyperlink"/>
                <w:noProof/>
              </w:rPr>
              <w:t>Runoff</w:t>
            </w:r>
            <w:r>
              <w:rPr>
                <w:noProof/>
                <w:webHidden/>
              </w:rPr>
              <w:tab/>
            </w:r>
            <w:r>
              <w:rPr>
                <w:noProof/>
                <w:webHidden/>
              </w:rPr>
              <w:fldChar w:fldCharType="begin"/>
            </w:r>
            <w:r>
              <w:rPr>
                <w:noProof/>
                <w:webHidden/>
              </w:rPr>
              <w:instrText xml:space="preserve"> PAGEREF _Toc157062470 \h </w:instrText>
            </w:r>
            <w:r>
              <w:rPr>
                <w:noProof/>
                <w:webHidden/>
              </w:rPr>
            </w:r>
            <w:r>
              <w:rPr>
                <w:noProof/>
                <w:webHidden/>
              </w:rPr>
              <w:fldChar w:fldCharType="separate"/>
            </w:r>
            <w:r>
              <w:rPr>
                <w:noProof/>
                <w:webHidden/>
              </w:rPr>
              <w:t>36</w:t>
            </w:r>
            <w:r>
              <w:rPr>
                <w:noProof/>
                <w:webHidden/>
              </w:rPr>
              <w:fldChar w:fldCharType="end"/>
            </w:r>
          </w:hyperlink>
        </w:p>
        <w:p w14:paraId="3C0FB382" w14:textId="5477E402"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1" w:history="1">
            <w:r w:rsidRPr="00C40011">
              <w:rPr>
                <w:rStyle w:val="Hyperlink"/>
                <w:noProof/>
              </w:rPr>
              <w:t>4.8</w:t>
            </w:r>
            <w:r>
              <w:rPr>
                <w:rFonts w:eastAsiaTheme="minorEastAsia" w:cstheme="minorBidi"/>
                <w:noProof/>
                <w:kern w:val="2"/>
                <w14:ligatures w14:val="standardContextual"/>
              </w:rPr>
              <w:tab/>
            </w:r>
            <w:r w:rsidRPr="00C40011">
              <w:rPr>
                <w:rStyle w:val="Hyperlink"/>
                <w:noProof/>
              </w:rPr>
              <w:t>Canopy Water Interception</w:t>
            </w:r>
            <w:r>
              <w:rPr>
                <w:noProof/>
                <w:webHidden/>
              </w:rPr>
              <w:tab/>
            </w:r>
            <w:r>
              <w:rPr>
                <w:noProof/>
                <w:webHidden/>
              </w:rPr>
              <w:fldChar w:fldCharType="begin"/>
            </w:r>
            <w:r>
              <w:rPr>
                <w:noProof/>
                <w:webHidden/>
              </w:rPr>
              <w:instrText xml:space="preserve"> PAGEREF _Toc157062471 \h </w:instrText>
            </w:r>
            <w:r>
              <w:rPr>
                <w:noProof/>
                <w:webHidden/>
              </w:rPr>
            </w:r>
            <w:r>
              <w:rPr>
                <w:noProof/>
                <w:webHidden/>
              </w:rPr>
              <w:fldChar w:fldCharType="separate"/>
            </w:r>
            <w:r>
              <w:rPr>
                <w:noProof/>
                <w:webHidden/>
              </w:rPr>
              <w:t>37</w:t>
            </w:r>
            <w:r>
              <w:rPr>
                <w:noProof/>
                <w:webHidden/>
              </w:rPr>
              <w:fldChar w:fldCharType="end"/>
            </w:r>
          </w:hyperlink>
        </w:p>
        <w:p w14:paraId="41664823" w14:textId="6D01777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2" w:history="1">
            <w:r w:rsidRPr="00C40011">
              <w:rPr>
                <w:rStyle w:val="Hyperlink"/>
                <w:noProof/>
              </w:rPr>
              <w:t>4.9</w:t>
            </w:r>
            <w:r>
              <w:rPr>
                <w:rFonts w:eastAsiaTheme="minorEastAsia" w:cstheme="minorBidi"/>
                <w:noProof/>
                <w:kern w:val="2"/>
                <w14:ligatures w14:val="standardContextual"/>
              </w:rPr>
              <w:tab/>
            </w:r>
            <w:r w:rsidRPr="00C40011">
              <w:rPr>
                <w:rStyle w:val="Hyperlink"/>
                <w:noProof/>
              </w:rPr>
              <w:t>Evaporation</w:t>
            </w:r>
            <w:r>
              <w:rPr>
                <w:noProof/>
                <w:webHidden/>
              </w:rPr>
              <w:tab/>
            </w:r>
            <w:r>
              <w:rPr>
                <w:noProof/>
                <w:webHidden/>
              </w:rPr>
              <w:fldChar w:fldCharType="begin"/>
            </w:r>
            <w:r>
              <w:rPr>
                <w:noProof/>
                <w:webHidden/>
              </w:rPr>
              <w:instrText xml:space="preserve"> PAGEREF _Toc157062472 \h </w:instrText>
            </w:r>
            <w:r>
              <w:rPr>
                <w:noProof/>
                <w:webHidden/>
              </w:rPr>
            </w:r>
            <w:r>
              <w:rPr>
                <w:noProof/>
                <w:webHidden/>
              </w:rPr>
              <w:fldChar w:fldCharType="separate"/>
            </w:r>
            <w:r>
              <w:rPr>
                <w:noProof/>
                <w:webHidden/>
              </w:rPr>
              <w:t>38</w:t>
            </w:r>
            <w:r>
              <w:rPr>
                <w:noProof/>
                <w:webHidden/>
              </w:rPr>
              <w:fldChar w:fldCharType="end"/>
            </w:r>
          </w:hyperlink>
        </w:p>
        <w:p w14:paraId="0BEA2C40" w14:textId="3CF57A8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3" w:history="1">
            <w:r w:rsidRPr="00C40011">
              <w:rPr>
                <w:rStyle w:val="Hyperlink"/>
                <w:noProof/>
              </w:rPr>
              <w:t>4.10</w:t>
            </w:r>
            <w:r>
              <w:rPr>
                <w:rFonts w:eastAsiaTheme="minorEastAsia" w:cstheme="minorBidi"/>
                <w:noProof/>
                <w:kern w:val="2"/>
                <w14:ligatures w14:val="standardContextual"/>
              </w:rPr>
              <w:tab/>
            </w:r>
            <w:r w:rsidRPr="00C40011">
              <w:rPr>
                <w:rStyle w:val="Hyperlink"/>
                <w:noProof/>
              </w:rPr>
              <w:t>Leaching</w:t>
            </w:r>
            <w:r>
              <w:rPr>
                <w:noProof/>
                <w:webHidden/>
              </w:rPr>
              <w:tab/>
            </w:r>
            <w:r>
              <w:rPr>
                <w:noProof/>
                <w:webHidden/>
              </w:rPr>
              <w:fldChar w:fldCharType="begin"/>
            </w:r>
            <w:r>
              <w:rPr>
                <w:noProof/>
                <w:webHidden/>
              </w:rPr>
              <w:instrText xml:space="preserve"> PAGEREF _Toc157062473 \h </w:instrText>
            </w:r>
            <w:r>
              <w:rPr>
                <w:noProof/>
                <w:webHidden/>
              </w:rPr>
            </w:r>
            <w:r>
              <w:rPr>
                <w:noProof/>
                <w:webHidden/>
              </w:rPr>
              <w:fldChar w:fldCharType="separate"/>
            </w:r>
            <w:r>
              <w:rPr>
                <w:noProof/>
                <w:webHidden/>
              </w:rPr>
              <w:t>40</w:t>
            </w:r>
            <w:r>
              <w:rPr>
                <w:noProof/>
                <w:webHidden/>
              </w:rPr>
              <w:fldChar w:fldCharType="end"/>
            </w:r>
          </w:hyperlink>
        </w:p>
        <w:p w14:paraId="31B05C4E" w14:textId="6988453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4" w:history="1">
            <w:r w:rsidRPr="00C40011">
              <w:rPr>
                <w:rStyle w:val="Hyperlink"/>
                <w:noProof/>
              </w:rPr>
              <w:t>4.11</w:t>
            </w:r>
            <w:r>
              <w:rPr>
                <w:rFonts w:eastAsiaTheme="minorEastAsia" w:cstheme="minorBidi"/>
                <w:noProof/>
                <w:kern w:val="2"/>
                <w14:ligatures w14:val="standardContextual"/>
              </w:rPr>
              <w:tab/>
            </w:r>
            <w:r w:rsidRPr="00C40011">
              <w:rPr>
                <w:rStyle w:val="Hyperlink"/>
                <w:noProof/>
              </w:rPr>
              <w:t>Erosion</w:t>
            </w:r>
            <w:r>
              <w:rPr>
                <w:noProof/>
                <w:webHidden/>
              </w:rPr>
              <w:tab/>
            </w:r>
            <w:r>
              <w:rPr>
                <w:noProof/>
                <w:webHidden/>
              </w:rPr>
              <w:fldChar w:fldCharType="begin"/>
            </w:r>
            <w:r>
              <w:rPr>
                <w:noProof/>
                <w:webHidden/>
              </w:rPr>
              <w:instrText xml:space="preserve"> PAGEREF _Toc157062474 \h </w:instrText>
            </w:r>
            <w:r>
              <w:rPr>
                <w:noProof/>
                <w:webHidden/>
              </w:rPr>
            </w:r>
            <w:r>
              <w:rPr>
                <w:noProof/>
                <w:webHidden/>
              </w:rPr>
              <w:fldChar w:fldCharType="separate"/>
            </w:r>
            <w:r>
              <w:rPr>
                <w:noProof/>
                <w:webHidden/>
              </w:rPr>
              <w:t>41</w:t>
            </w:r>
            <w:r>
              <w:rPr>
                <w:noProof/>
                <w:webHidden/>
              </w:rPr>
              <w:fldChar w:fldCharType="end"/>
            </w:r>
          </w:hyperlink>
        </w:p>
        <w:p w14:paraId="55D1F9FF" w14:textId="4A2690A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5" w:history="1">
            <w:r w:rsidRPr="00C40011">
              <w:rPr>
                <w:rStyle w:val="Hyperlink"/>
                <w:noProof/>
              </w:rPr>
              <w:t>4.11.1</w:t>
            </w:r>
            <w:r>
              <w:rPr>
                <w:rFonts w:eastAsiaTheme="minorEastAsia" w:cstheme="minorBidi"/>
                <w:noProof/>
                <w:kern w:val="2"/>
                <w14:ligatures w14:val="standardContextual"/>
              </w:rPr>
              <w:tab/>
            </w:r>
            <w:r w:rsidRPr="00C40011">
              <w:rPr>
                <w:rStyle w:val="Hyperlink"/>
                <w:noProof/>
              </w:rPr>
              <w:t>Time of Concentration: Velocity Method</w:t>
            </w:r>
            <w:r>
              <w:rPr>
                <w:noProof/>
                <w:webHidden/>
              </w:rPr>
              <w:tab/>
            </w:r>
            <w:r>
              <w:rPr>
                <w:noProof/>
                <w:webHidden/>
              </w:rPr>
              <w:fldChar w:fldCharType="begin"/>
            </w:r>
            <w:r>
              <w:rPr>
                <w:noProof/>
                <w:webHidden/>
              </w:rPr>
              <w:instrText xml:space="preserve"> PAGEREF _Toc157062475 \h </w:instrText>
            </w:r>
            <w:r>
              <w:rPr>
                <w:noProof/>
                <w:webHidden/>
              </w:rPr>
            </w:r>
            <w:r>
              <w:rPr>
                <w:noProof/>
                <w:webHidden/>
              </w:rPr>
              <w:fldChar w:fldCharType="separate"/>
            </w:r>
            <w:r>
              <w:rPr>
                <w:noProof/>
                <w:webHidden/>
              </w:rPr>
              <w:t>43</w:t>
            </w:r>
            <w:r>
              <w:rPr>
                <w:noProof/>
                <w:webHidden/>
              </w:rPr>
              <w:fldChar w:fldCharType="end"/>
            </w:r>
          </w:hyperlink>
        </w:p>
        <w:p w14:paraId="7370876C" w14:textId="763459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6" w:history="1">
            <w:r w:rsidRPr="00C40011">
              <w:rPr>
                <w:rStyle w:val="Hyperlink"/>
                <w:noProof/>
              </w:rPr>
              <w:t>4.11.2</w:t>
            </w:r>
            <w:r>
              <w:rPr>
                <w:rFonts w:eastAsiaTheme="minorEastAsia" w:cstheme="minorBidi"/>
                <w:noProof/>
                <w:kern w:val="2"/>
                <w14:ligatures w14:val="standardContextual"/>
              </w:rPr>
              <w:tab/>
            </w:r>
            <w:r w:rsidRPr="00C40011">
              <w:rPr>
                <w:rStyle w:val="Hyperlink"/>
                <w:noProof/>
              </w:rPr>
              <w:t>Time of Concentration: Watershed Lag Method</w:t>
            </w:r>
            <w:r>
              <w:rPr>
                <w:noProof/>
                <w:webHidden/>
              </w:rPr>
              <w:tab/>
            </w:r>
            <w:r>
              <w:rPr>
                <w:noProof/>
                <w:webHidden/>
              </w:rPr>
              <w:fldChar w:fldCharType="begin"/>
            </w:r>
            <w:r>
              <w:rPr>
                <w:noProof/>
                <w:webHidden/>
              </w:rPr>
              <w:instrText xml:space="preserve"> PAGEREF _Toc157062476 \h </w:instrText>
            </w:r>
            <w:r>
              <w:rPr>
                <w:noProof/>
                <w:webHidden/>
              </w:rPr>
            </w:r>
            <w:r>
              <w:rPr>
                <w:noProof/>
                <w:webHidden/>
              </w:rPr>
              <w:fldChar w:fldCharType="separate"/>
            </w:r>
            <w:r>
              <w:rPr>
                <w:noProof/>
                <w:webHidden/>
              </w:rPr>
              <w:t>44</w:t>
            </w:r>
            <w:r>
              <w:rPr>
                <w:noProof/>
                <w:webHidden/>
              </w:rPr>
              <w:fldChar w:fldCharType="end"/>
            </w:r>
          </w:hyperlink>
        </w:p>
        <w:p w14:paraId="3F0827A1" w14:textId="7D55ADB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77" w:history="1">
            <w:r w:rsidRPr="00C40011">
              <w:rPr>
                <w:rStyle w:val="Hyperlink"/>
                <w:noProof/>
              </w:rPr>
              <w:t>4.12</w:t>
            </w:r>
            <w:r>
              <w:rPr>
                <w:rFonts w:eastAsiaTheme="minorEastAsia" w:cstheme="minorBidi"/>
                <w:noProof/>
                <w:kern w:val="2"/>
                <w14:ligatures w14:val="standardContextual"/>
              </w:rPr>
              <w:tab/>
            </w:r>
            <w:r w:rsidRPr="00C40011">
              <w:rPr>
                <w:rStyle w:val="Hyperlink"/>
                <w:noProof/>
              </w:rPr>
              <w:t>Soil Temperature</w:t>
            </w:r>
            <w:r>
              <w:rPr>
                <w:noProof/>
                <w:webHidden/>
              </w:rPr>
              <w:tab/>
            </w:r>
            <w:r>
              <w:rPr>
                <w:noProof/>
                <w:webHidden/>
              </w:rPr>
              <w:fldChar w:fldCharType="begin"/>
            </w:r>
            <w:r>
              <w:rPr>
                <w:noProof/>
                <w:webHidden/>
              </w:rPr>
              <w:instrText xml:space="preserve"> PAGEREF _Toc157062477 \h </w:instrText>
            </w:r>
            <w:r>
              <w:rPr>
                <w:noProof/>
                <w:webHidden/>
              </w:rPr>
            </w:r>
            <w:r>
              <w:rPr>
                <w:noProof/>
                <w:webHidden/>
              </w:rPr>
              <w:fldChar w:fldCharType="separate"/>
            </w:r>
            <w:r>
              <w:rPr>
                <w:noProof/>
                <w:webHidden/>
              </w:rPr>
              <w:t>44</w:t>
            </w:r>
            <w:r>
              <w:rPr>
                <w:noProof/>
                <w:webHidden/>
              </w:rPr>
              <w:fldChar w:fldCharType="end"/>
            </w:r>
          </w:hyperlink>
        </w:p>
        <w:p w14:paraId="36E52CD2" w14:textId="08003086"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8" w:history="1">
            <w:r w:rsidRPr="00C40011">
              <w:rPr>
                <w:rStyle w:val="Hyperlink"/>
                <w:noProof/>
              </w:rPr>
              <w:t>4.12.1</w:t>
            </w:r>
            <w:r>
              <w:rPr>
                <w:rFonts w:eastAsiaTheme="minorEastAsia" w:cstheme="minorBidi"/>
                <w:noProof/>
                <w:kern w:val="2"/>
                <w14:ligatures w14:val="standardContextual"/>
              </w:rPr>
              <w:tab/>
            </w:r>
            <w:r w:rsidRPr="00C40011">
              <w:rPr>
                <w:rStyle w:val="Hyperlink"/>
                <w:noProof/>
              </w:rPr>
              <w:t>Thermal Diffusivity</w:t>
            </w:r>
            <w:r>
              <w:rPr>
                <w:noProof/>
                <w:webHidden/>
              </w:rPr>
              <w:tab/>
            </w:r>
            <w:r>
              <w:rPr>
                <w:noProof/>
                <w:webHidden/>
              </w:rPr>
              <w:fldChar w:fldCharType="begin"/>
            </w:r>
            <w:r>
              <w:rPr>
                <w:noProof/>
                <w:webHidden/>
              </w:rPr>
              <w:instrText xml:space="preserve"> PAGEREF _Toc157062478 \h </w:instrText>
            </w:r>
            <w:r>
              <w:rPr>
                <w:noProof/>
                <w:webHidden/>
              </w:rPr>
            </w:r>
            <w:r>
              <w:rPr>
                <w:noProof/>
                <w:webHidden/>
              </w:rPr>
              <w:fldChar w:fldCharType="separate"/>
            </w:r>
            <w:r>
              <w:rPr>
                <w:noProof/>
                <w:webHidden/>
              </w:rPr>
              <w:t>44</w:t>
            </w:r>
            <w:r>
              <w:rPr>
                <w:noProof/>
                <w:webHidden/>
              </w:rPr>
              <w:fldChar w:fldCharType="end"/>
            </w:r>
          </w:hyperlink>
        </w:p>
        <w:p w14:paraId="10F54C42" w14:textId="5B70DAD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79" w:history="1">
            <w:r w:rsidRPr="00C40011">
              <w:rPr>
                <w:rStyle w:val="Hyperlink"/>
                <w:noProof/>
              </w:rPr>
              <w:t>4.12.2</w:t>
            </w:r>
            <w:r>
              <w:rPr>
                <w:rFonts w:eastAsiaTheme="minorEastAsia" w:cstheme="minorBidi"/>
                <w:noProof/>
                <w:kern w:val="2"/>
                <w14:ligatures w14:val="standardContextual"/>
              </w:rPr>
              <w:tab/>
            </w:r>
            <w:r w:rsidRPr="00C40011">
              <w:rPr>
                <w:rStyle w:val="Hyperlink"/>
                <w:noProof/>
              </w:rPr>
              <w:t>Upper Boundary Temperature</w:t>
            </w:r>
            <w:r>
              <w:rPr>
                <w:noProof/>
                <w:webHidden/>
              </w:rPr>
              <w:tab/>
            </w:r>
            <w:r>
              <w:rPr>
                <w:noProof/>
                <w:webHidden/>
              </w:rPr>
              <w:fldChar w:fldCharType="begin"/>
            </w:r>
            <w:r>
              <w:rPr>
                <w:noProof/>
                <w:webHidden/>
              </w:rPr>
              <w:instrText xml:space="preserve"> PAGEREF _Toc157062479 \h </w:instrText>
            </w:r>
            <w:r>
              <w:rPr>
                <w:noProof/>
                <w:webHidden/>
              </w:rPr>
            </w:r>
            <w:r>
              <w:rPr>
                <w:noProof/>
                <w:webHidden/>
              </w:rPr>
              <w:fldChar w:fldCharType="separate"/>
            </w:r>
            <w:r>
              <w:rPr>
                <w:noProof/>
                <w:webHidden/>
              </w:rPr>
              <w:t>46</w:t>
            </w:r>
            <w:r>
              <w:rPr>
                <w:noProof/>
                <w:webHidden/>
              </w:rPr>
              <w:fldChar w:fldCharType="end"/>
            </w:r>
          </w:hyperlink>
        </w:p>
        <w:p w14:paraId="2D7B3CE5" w14:textId="43E0635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0" w:history="1">
            <w:r w:rsidRPr="00C40011">
              <w:rPr>
                <w:rStyle w:val="Hyperlink"/>
                <w:noProof/>
              </w:rPr>
              <w:t>4.12.3</w:t>
            </w:r>
            <w:r>
              <w:rPr>
                <w:rFonts w:eastAsiaTheme="minorEastAsia" w:cstheme="minorBidi"/>
                <w:noProof/>
                <w:kern w:val="2"/>
                <w14:ligatures w14:val="standardContextual"/>
              </w:rPr>
              <w:tab/>
            </w:r>
            <w:r w:rsidRPr="00C40011">
              <w:rPr>
                <w:rStyle w:val="Hyperlink"/>
                <w:noProof/>
              </w:rPr>
              <w:t>Temperature Dependent Degradation</w:t>
            </w:r>
            <w:r>
              <w:rPr>
                <w:noProof/>
                <w:webHidden/>
              </w:rPr>
              <w:tab/>
            </w:r>
            <w:r>
              <w:rPr>
                <w:noProof/>
                <w:webHidden/>
              </w:rPr>
              <w:fldChar w:fldCharType="begin"/>
            </w:r>
            <w:r>
              <w:rPr>
                <w:noProof/>
                <w:webHidden/>
              </w:rPr>
              <w:instrText xml:space="preserve"> PAGEREF _Toc157062480 \h </w:instrText>
            </w:r>
            <w:r>
              <w:rPr>
                <w:noProof/>
                <w:webHidden/>
              </w:rPr>
            </w:r>
            <w:r>
              <w:rPr>
                <w:noProof/>
                <w:webHidden/>
              </w:rPr>
              <w:fldChar w:fldCharType="separate"/>
            </w:r>
            <w:r>
              <w:rPr>
                <w:noProof/>
                <w:webHidden/>
              </w:rPr>
              <w:t>47</w:t>
            </w:r>
            <w:r>
              <w:rPr>
                <w:noProof/>
                <w:webHidden/>
              </w:rPr>
              <w:fldChar w:fldCharType="end"/>
            </w:r>
          </w:hyperlink>
        </w:p>
        <w:p w14:paraId="6BDBEA84" w14:textId="6B2EB77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1" w:history="1">
            <w:r w:rsidRPr="00C40011">
              <w:rPr>
                <w:rStyle w:val="Hyperlink"/>
                <w:noProof/>
              </w:rPr>
              <w:t>4.13</w:t>
            </w:r>
            <w:r>
              <w:rPr>
                <w:rFonts w:eastAsiaTheme="minorEastAsia" w:cstheme="minorBidi"/>
                <w:noProof/>
                <w:kern w:val="2"/>
                <w14:ligatures w14:val="standardContextual"/>
              </w:rPr>
              <w:tab/>
            </w:r>
            <w:r w:rsidRPr="00C40011">
              <w:rPr>
                <w:rStyle w:val="Hyperlink"/>
                <w:noProof/>
              </w:rPr>
              <w:t>Chemical Application &amp; Foliar Washoff</w:t>
            </w:r>
            <w:r>
              <w:rPr>
                <w:noProof/>
                <w:webHidden/>
              </w:rPr>
              <w:tab/>
            </w:r>
            <w:r>
              <w:rPr>
                <w:noProof/>
                <w:webHidden/>
              </w:rPr>
              <w:fldChar w:fldCharType="begin"/>
            </w:r>
            <w:r>
              <w:rPr>
                <w:noProof/>
                <w:webHidden/>
              </w:rPr>
              <w:instrText xml:space="preserve"> PAGEREF _Toc157062481 \h </w:instrText>
            </w:r>
            <w:r>
              <w:rPr>
                <w:noProof/>
                <w:webHidden/>
              </w:rPr>
            </w:r>
            <w:r>
              <w:rPr>
                <w:noProof/>
                <w:webHidden/>
              </w:rPr>
              <w:fldChar w:fldCharType="separate"/>
            </w:r>
            <w:r>
              <w:rPr>
                <w:noProof/>
                <w:webHidden/>
              </w:rPr>
              <w:t>48</w:t>
            </w:r>
            <w:r>
              <w:rPr>
                <w:noProof/>
                <w:webHidden/>
              </w:rPr>
              <w:fldChar w:fldCharType="end"/>
            </w:r>
          </w:hyperlink>
        </w:p>
        <w:p w14:paraId="6EC0B52C" w14:textId="131BCB1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2" w:history="1">
            <w:r w:rsidRPr="00C40011">
              <w:rPr>
                <w:rStyle w:val="Hyperlink"/>
                <w:noProof/>
              </w:rPr>
              <w:t>4.14</w:t>
            </w:r>
            <w:r>
              <w:rPr>
                <w:rFonts w:eastAsiaTheme="minorEastAsia" w:cstheme="minorBidi"/>
                <w:noProof/>
                <w:kern w:val="2"/>
                <w14:ligatures w14:val="standardContextual"/>
              </w:rPr>
              <w:tab/>
            </w:r>
            <w:r w:rsidRPr="00C40011">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_Toc157062482 \h </w:instrText>
            </w:r>
            <w:r>
              <w:rPr>
                <w:noProof/>
                <w:webHidden/>
              </w:rPr>
            </w:r>
            <w:r>
              <w:rPr>
                <w:noProof/>
                <w:webHidden/>
              </w:rPr>
              <w:fldChar w:fldCharType="separate"/>
            </w:r>
            <w:r>
              <w:rPr>
                <w:noProof/>
                <w:webHidden/>
              </w:rPr>
              <w:t>48</w:t>
            </w:r>
            <w:r>
              <w:rPr>
                <w:noProof/>
                <w:webHidden/>
              </w:rPr>
              <w:fldChar w:fldCharType="end"/>
            </w:r>
          </w:hyperlink>
        </w:p>
        <w:p w14:paraId="71F3567D" w14:textId="70CF479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3" w:history="1">
            <w:r w:rsidRPr="00C40011">
              <w:rPr>
                <w:rStyle w:val="Hyperlink"/>
                <w:noProof/>
              </w:rPr>
              <w:t>4.15</w:t>
            </w:r>
            <w:r>
              <w:rPr>
                <w:rFonts w:eastAsiaTheme="minorEastAsia" w:cstheme="minorBidi"/>
                <w:noProof/>
                <w:kern w:val="2"/>
                <w14:ligatures w14:val="standardContextual"/>
              </w:rPr>
              <w:tab/>
            </w:r>
            <w:r w:rsidRPr="00C40011">
              <w:rPr>
                <w:rStyle w:val="Hyperlink"/>
                <w:noProof/>
              </w:rPr>
              <w:t>Chemical Processes on Canopy</w:t>
            </w:r>
            <w:r>
              <w:rPr>
                <w:noProof/>
                <w:webHidden/>
              </w:rPr>
              <w:tab/>
            </w:r>
            <w:r>
              <w:rPr>
                <w:noProof/>
                <w:webHidden/>
              </w:rPr>
              <w:fldChar w:fldCharType="begin"/>
            </w:r>
            <w:r>
              <w:rPr>
                <w:noProof/>
                <w:webHidden/>
              </w:rPr>
              <w:instrText xml:space="preserve"> PAGEREF _Toc157062483 \h </w:instrText>
            </w:r>
            <w:r>
              <w:rPr>
                <w:noProof/>
                <w:webHidden/>
              </w:rPr>
            </w:r>
            <w:r>
              <w:rPr>
                <w:noProof/>
                <w:webHidden/>
              </w:rPr>
              <w:fldChar w:fldCharType="separate"/>
            </w:r>
            <w:r>
              <w:rPr>
                <w:noProof/>
                <w:webHidden/>
              </w:rPr>
              <w:t>49</w:t>
            </w:r>
            <w:r>
              <w:rPr>
                <w:noProof/>
                <w:webHidden/>
              </w:rPr>
              <w:fldChar w:fldCharType="end"/>
            </w:r>
          </w:hyperlink>
        </w:p>
        <w:p w14:paraId="1F49DCD8" w14:textId="60708B24"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4" w:history="1">
            <w:r w:rsidRPr="00C40011">
              <w:rPr>
                <w:rStyle w:val="Hyperlink"/>
                <w:noProof/>
              </w:rPr>
              <w:t>4.16</w:t>
            </w:r>
            <w:r>
              <w:rPr>
                <w:rFonts w:eastAsiaTheme="minorEastAsia" w:cstheme="minorBidi"/>
                <w:noProof/>
                <w:kern w:val="2"/>
                <w14:ligatures w14:val="standardContextual"/>
              </w:rPr>
              <w:tab/>
            </w:r>
            <w:r w:rsidRPr="00C40011">
              <w:rPr>
                <w:rStyle w:val="Hyperlink"/>
                <w:noProof/>
              </w:rPr>
              <w:t>Chemical Runoff &amp; Vertical Transport in Soil</w:t>
            </w:r>
            <w:r>
              <w:rPr>
                <w:noProof/>
                <w:webHidden/>
              </w:rPr>
              <w:tab/>
            </w:r>
            <w:r>
              <w:rPr>
                <w:noProof/>
                <w:webHidden/>
              </w:rPr>
              <w:fldChar w:fldCharType="begin"/>
            </w:r>
            <w:r>
              <w:rPr>
                <w:noProof/>
                <w:webHidden/>
              </w:rPr>
              <w:instrText xml:space="preserve"> PAGEREF _Toc157062484 \h </w:instrText>
            </w:r>
            <w:r>
              <w:rPr>
                <w:noProof/>
                <w:webHidden/>
              </w:rPr>
            </w:r>
            <w:r>
              <w:rPr>
                <w:noProof/>
                <w:webHidden/>
              </w:rPr>
              <w:fldChar w:fldCharType="separate"/>
            </w:r>
            <w:r>
              <w:rPr>
                <w:noProof/>
                <w:webHidden/>
              </w:rPr>
              <w:t>49</w:t>
            </w:r>
            <w:r>
              <w:rPr>
                <w:noProof/>
                <w:webHidden/>
              </w:rPr>
              <w:fldChar w:fldCharType="end"/>
            </w:r>
          </w:hyperlink>
        </w:p>
        <w:p w14:paraId="6FA9FF71" w14:textId="78E75EC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5" w:history="1">
            <w:r w:rsidRPr="00C40011">
              <w:rPr>
                <w:rStyle w:val="Hyperlink"/>
                <w:noProof/>
              </w:rPr>
              <w:t>4.16.1</w:t>
            </w:r>
            <w:r>
              <w:rPr>
                <w:rFonts w:eastAsiaTheme="minorEastAsia" w:cstheme="minorBidi"/>
                <w:noProof/>
                <w:kern w:val="2"/>
                <w14:ligatures w14:val="standardContextual"/>
              </w:rPr>
              <w:tab/>
            </w:r>
            <w:r w:rsidRPr="00C40011">
              <w:rPr>
                <w:rStyle w:val="Hyperlink"/>
                <w:noProof/>
              </w:rPr>
              <w:t>Transport Model</w:t>
            </w:r>
            <w:r>
              <w:rPr>
                <w:noProof/>
                <w:webHidden/>
              </w:rPr>
              <w:tab/>
            </w:r>
            <w:r>
              <w:rPr>
                <w:noProof/>
                <w:webHidden/>
              </w:rPr>
              <w:fldChar w:fldCharType="begin"/>
            </w:r>
            <w:r>
              <w:rPr>
                <w:noProof/>
                <w:webHidden/>
              </w:rPr>
              <w:instrText xml:space="preserve"> PAGEREF _Toc157062485 \h </w:instrText>
            </w:r>
            <w:r>
              <w:rPr>
                <w:noProof/>
                <w:webHidden/>
              </w:rPr>
            </w:r>
            <w:r>
              <w:rPr>
                <w:noProof/>
                <w:webHidden/>
              </w:rPr>
              <w:fldChar w:fldCharType="separate"/>
            </w:r>
            <w:r>
              <w:rPr>
                <w:noProof/>
                <w:webHidden/>
              </w:rPr>
              <w:t>49</w:t>
            </w:r>
            <w:r>
              <w:rPr>
                <w:noProof/>
                <w:webHidden/>
              </w:rPr>
              <w:fldChar w:fldCharType="end"/>
            </w:r>
          </w:hyperlink>
        </w:p>
        <w:p w14:paraId="67B97BFF" w14:textId="4F4D71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6" w:history="1">
            <w:r w:rsidRPr="00C40011">
              <w:rPr>
                <w:rStyle w:val="Hyperlink"/>
                <w:noProof/>
              </w:rPr>
              <w:t>4.16.2</w:t>
            </w:r>
            <w:r>
              <w:rPr>
                <w:rFonts w:eastAsiaTheme="minorEastAsia" w:cstheme="minorBidi"/>
                <w:noProof/>
                <w:kern w:val="2"/>
                <w14:ligatures w14:val="standardContextual"/>
              </w:rPr>
              <w:tab/>
            </w:r>
            <w:r w:rsidRPr="00C40011">
              <w:rPr>
                <w:rStyle w:val="Hyperlink"/>
                <w:noProof/>
              </w:rPr>
              <w:t>Runoff Extraction of Chemical</w:t>
            </w:r>
            <w:r>
              <w:rPr>
                <w:noProof/>
                <w:webHidden/>
              </w:rPr>
              <w:tab/>
            </w:r>
            <w:r>
              <w:rPr>
                <w:noProof/>
                <w:webHidden/>
              </w:rPr>
              <w:fldChar w:fldCharType="begin"/>
            </w:r>
            <w:r>
              <w:rPr>
                <w:noProof/>
                <w:webHidden/>
              </w:rPr>
              <w:instrText xml:space="preserve"> PAGEREF _Toc157062486 \h </w:instrText>
            </w:r>
            <w:r>
              <w:rPr>
                <w:noProof/>
                <w:webHidden/>
              </w:rPr>
            </w:r>
            <w:r>
              <w:rPr>
                <w:noProof/>
                <w:webHidden/>
              </w:rPr>
              <w:fldChar w:fldCharType="separate"/>
            </w:r>
            <w:r>
              <w:rPr>
                <w:noProof/>
                <w:webHidden/>
              </w:rPr>
              <w:t>54</w:t>
            </w:r>
            <w:r>
              <w:rPr>
                <w:noProof/>
                <w:webHidden/>
              </w:rPr>
              <w:fldChar w:fldCharType="end"/>
            </w:r>
          </w:hyperlink>
        </w:p>
        <w:p w14:paraId="51D6DFD8" w14:textId="68A191D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7" w:history="1">
            <w:r w:rsidRPr="00C40011">
              <w:rPr>
                <w:rStyle w:val="Hyperlink"/>
                <w:noProof/>
              </w:rPr>
              <w:t>4.16.3</w:t>
            </w:r>
            <w:r>
              <w:rPr>
                <w:rFonts w:eastAsiaTheme="minorEastAsia" w:cstheme="minorBidi"/>
                <w:noProof/>
                <w:kern w:val="2"/>
                <w14:ligatures w14:val="standardContextual"/>
              </w:rPr>
              <w:tab/>
            </w:r>
            <w:r w:rsidRPr="00C40011">
              <w:rPr>
                <w:rStyle w:val="Hyperlink"/>
                <w:noProof/>
              </w:rPr>
              <w:t>Erosion Extraction of Chemical</w:t>
            </w:r>
            <w:r>
              <w:rPr>
                <w:noProof/>
                <w:webHidden/>
              </w:rPr>
              <w:tab/>
            </w:r>
            <w:r>
              <w:rPr>
                <w:noProof/>
                <w:webHidden/>
              </w:rPr>
              <w:fldChar w:fldCharType="begin"/>
            </w:r>
            <w:r>
              <w:rPr>
                <w:noProof/>
                <w:webHidden/>
              </w:rPr>
              <w:instrText xml:space="preserve"> PAGEREF _Toc157062487 \h </w:instrText>
            </w:r>
            <w:r>
              <w:rPr>
                <w:noProof/>
                <w:webHidden/>
              </w:rPr>
            </w:r>
            <w:r>
              <w:rPr>
                <w:noProof/>
                <w:webHidden/>
              </w:rPr>
              <w:fldChar w:fldCharType="separate"/>
            </w:r>
            <w:r>
              <w:rPr>
                <w:noProof/>
                <w:webHidden/>
              </w:rPr>
              <w:t>55</w:t>
            </w:r>
            <w:r>
              <w:rPr>
                <w:noProof/>
                <w:webHidden/>
              </w:rPr>
              <w:fldChar w:fldCharType="end"/>
            </w:r>
          </w:hyperlink>
        </w:p>
        <w:p w14:paraId="3B564520" w14:textId="5FB73251"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88" w:history="1">
            <w:r w:rsidRPr="00C40011">
              <w:rPr>
                <w:rStyle w:val="Hyperlink"/>
                <w:noProof/>
              </w:rPr>
              <w:t>4.17</w:t>
            </w:r>
            <w:r>
              <w:rPr>
                <w:rFonts w:eastAsiaTheme="minorEastAsia" w:cstheme="minorBidi"/>
                <w:noProof/>
                <w:kern w:val="2"/>
                <w14:ligatures w14:val="standardContextual"/>
              </w:rPr>
              <w:tab/>
            </w:r>
            <w:r w:rsidRPr="00C40011">
              <w:rPr>
                <w:rStyle w:val="Hyperlink"/>
                <w:noProof/>
              </w:rPr>
              <w:t>Chemical Volatilization</w:t>
            </w:r>
            <w:r>
              <w:rPr>
                <w:noProof/>
                <w:webHidden/>
              </w:rPr>
              <w:tab/>
            </w:r>
            <w:r>
              <w:rPr>
                <w:noProof/>
                <w:webHidden/>
              </w:rPr>
              <w:fldChar w:fldCharType="begin"/>
            </w:r>
            <w:r>
              <w:rPr>
                <w:noProof/>
                <w:webHidden/>
              </w:rPr>
              <w:instrText xml:space="preserve"> PAGEREF _Toc157062488 \h </w:instrText>
            </w:r>
            <w:r>
              <w:rPr>
                <w:noProof/>
                <w:webHidden/>
              </w:rPr>
            </w:r>
            <w:r>
              <w:rPr>
                <w:noProof/>
                <w:webHidden/>
              </w:rPr>
              <w:fldChar w:fldCharType="separate"/>
            </w:r>
            <w:r>
              <w:rPr>
                <w:noProof/>
                <w:webHidden/>
              </w:rPr>
              <w:t>56</w:t>
            </w:r>
            <w:r>
              <w:rPr>
                <w:noProof/>
                <w:webHidden/>
              </w:rPr>
              <w:fldChar w:fldCharType="end"/>
            </w:r>
          </w:hyperlink>
        </w:p>
        <w:p w14:paraId="77A6A66D" w14:textId="1837E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89" w:history="1">
            <w:r w:rsidRPr="00C40011">
              <w:rPr>
                <w:rStyle w:val="Hyperlink"/>
                <w:noProof/>
              </w:rPr>
              <w:t>4.17.1</w:t>
            </w:r>
            <w:r>
              <w:rPr>
                <w:rFonts w:eastAsiaTheme="minorEastAsia" w:cstheme="minorBidi"/>
                <w:noProof/>
                <w:kern w:val="2"/>
                <w14:ligatures w14:val="standardContextual"/>
              </w:rPr>
              <w:tab/>
            </w:r>
            <w:r w:rsidRPr="00C40011">
              <w:rPr>
                <w:rStyle w:val="Hyperlink"/>
                <w:noProof/>
              </w:rPr>
              <w:t>Soil Vapor Phase and Volatilization Flux</w:t>
            </w:r>
            <w:r>
              <w:rPr>
                <w:noProof/>
                <w:webHidden/>
              </w:rPr>
              <w:tab/>
            </w:r>
            <w:r>
              <w:rPr>
                <w:noProof/>
                <w:webHidden/>
              </w:rPr>
              <w:fldChar w:fldCharType="begin"/>
            </w:r>
            <w:r>
              <w:rPr>
                <w:noProof/>
                <w:webHidden/>
              </w:rPr>
              <w:instrText xml:space="preserve"> PAGEREF _Toc157062489 \h </w:instrText>
            </w:r>
            <w:r>
              <w:rPr>
                <w:noProof/>
                <w:webHidden/>
              </w:rPr>
            </w:r>
            <w:r>
              <w:rPr>
                <w:noProof/>
                <w:webHidden/>
              </w:rPr>
              <w:fldChar w:fldCharType="separate"/>
            </w:r>
            <w:r>
              <w:rPr>
                <w:noProof/>
                <w:webHidden/>
              </w:rPr>
              <w:t>56</w:t>
            </w:r>
            <w:r>
              <w:rPr>
                <w:noProof/>
                <w:webHidden/>
              </w:rPr>
              <w:fldChar w:fldCharType="end"/>
            </w:r>
          </w:hyperlink>
        </w:p>
        <w:p w14:paraId="4F4BA094" w14:textId="7780B2BF" w:rsidR="0036678F" w:rsidRDefault="0036678F">
          <w:pPr>
            <w:pStyle w:val="TOC1"/>
            <w:rPr>
              <w:rFonts w:eastAsiaTheme="minorEastAsia" w:cstheme="minorBidi"/>
              <w:noProof/>
              <w:kern w:val="2"/>
              <w14:ligatures w14:val="standardContextual"/>
            </w:rPr>
          </w:pPr>
          <w:hyperlink w:anchor="_Toc157062490" w:history="1">
            <w:r w:rsidRPr="00C40011">
              <w:rPr>
                <w:rStyle w:val="Hyperlink"/>
                <w:noProof/>
              </w:rPr>
              <w:t>5</w:t>
            </w:r>
            <w:r>
              <w:rPr>
                <w:rFonts w:eastAsiaTheme="minorEastAsia" w:cstheme="minorBidi"/>
                <w:noProof/>
                <w:kern w:val="2"/>
                <w14:ligatures w14:val="standardContextual"/>
              </w:rPr>
              <w:tab/>
            </w:r>
            <w:r w:rsidRPr="00C40011">
              <w:rPr>
                <w:rStyle w:val="Hyperlink"/>
                <w:noProof/>
              </w:rPr>
              <w:t>Waterbody Calculations (VVWM)</w:t>
            </w:r>
            <w:r>
              <w:rPr>
                <w:noProof/>
                <w:webHidden/>
              </w:rPr>
              <w:tab/>
            </w:r>
            <w:r>
              <w:rPr>
                <w:noProof/>
                <w:webHidden/>
              </w:rPr>
              <w:fldChar w:fldCharType="begin"/>
            </w:r>
            <w:r>
              <w:rPr>
                <w:noProof/>
                <w:webHidden/>
              </w:rPr>
              <w:instrText xml:space="preserve"> PAGEREF _Toc157062490 \h </w:instrText>
            </w:r>
            <w:r>
              <w:rPr>
                <w:noProof/>
                <w:webHidden/>
              </w:rPr>
            </w:r>
            <w:r>
              <w:rPr>
                <w:noProof/>
                <w:webHidden/>
              </w:rPr>
              <w:fldChar w:fldCharType="separate"/>
            </w:r>
            <w:r>
              <w:rPr>
                <w:noProof/>
                <w:webHidden/>
              </w:rPr>
              <w:t>60</w:t>
            </w:r>
            <w:r>
              <w:rPr>
                <w:noProof/>
                <w:webHidden/>
              </w:rPr>
              <w:fldChar w:fldCharType="end"/>
            </w:r>
          </w:hyperlink>
        </w:p>
        <w:p w14:paraId="235C26B5" w14:textId="0D9F9A6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1" w:history="1">
            <w:r w:rsidRPr="00C40011">
              <w:rPr>
                <w:rStyle w:val="Hyperlink"/>
                <w:noProof/>
              </w:rPr>
              <w:t>5.1</w:t>
            </w:r>
            <w:r>
              <w:rPr>
                <w:rFonts w:eastAsiaTheme="minorEastAsia" w:cstheme="minorBidi"/>
                <w:noProof/>
                <w:kern w:val="2"/>
                <w14:ligatures w14:val="standardContextual"/>
              </w:rPr>
              <w:tab/>
            </w:r>
            <w:r w:rsidRPr="00C40011">
              <w:rPr>
                <w:rStyle w:val="Hyperlink"/>
                <w:noProof/>
              </w:rPr>
              <w:t>Introduction</w:t>
            </w:r>
            <w:r>
              <w:rPr>
                <w:noProof/>
                <w:webHidden/>
              </w:rPr>
              <w:tab/>
            </w:r>
            <w:r>
              <w:rPr>
                <w:noProof/>
                <w:webHidden/>
              </w:rPr>
              <w:fldChar w:fldCharType="begin"/>
            </w:r>
            <w:r>
              <w:rPr>
                <w:noProof/>
                <w:webHidden/>
              </w:rPr>
              <w:instrText xml:space="preserve"> PAGEREF _Toc157062491 \h </w:instrText>
            </w:r>
            <w:r>
              <w:rPr>
                <w:noProof/>
                <w:webHidden/>
              </w:rPr>
            </w:r>
            <w:r>
              <w:rPr>
                <w:noProof/>
                <w:webHidden/>
              </w:rPr>
              <w:fldChar w:fldCharType="separate"/>
            </w:r>
            <w:r>
              <w:rPr>
                <w:noProof/>
                <w:webHidden/>
              </w:rPr>
              <w:t>61</w:t>
            </w:r>
            <w:r>
              <w:rPr>
                <w:noProof/>
                <w:webHidden/>
              </w:rPr>
              <w:fldChar w:fldCharType="end"/>
            </w:r>
          </w:hyperlink>
        </w:p>
        <w:p w14:paraId="2145B889" w14:textId="196BC015"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492" w:history="1">
            <w:r w:rsidRPr="00C40011">
              <w:rPr>
                <w:rStyle w:val="Hyperlink"/>
                <w:noProof/>
              </w:rPr>
              <w:t>5.2</w:t>
            </w:r>
            <w:r>
              <w:rPr>
                <w:rFonts w:eastAsiaTheme="minorEastAsia" w:cstheme="minorBidi"/>
                <w:noProof/>
                <w:kern w:val="2"/>
                <w14:ligatures w14:val="standardContextual"/>
              </w:rPr>
              <w:tab/>
            </w:r>
            <w:r w:rsidRPr="00C40011">
              <w:rPr>
                <w:rStyle w:val="Hyperlink"/>
                <w:noProof/>
              </w:rPr>
              <w:t>The Varying Volume Water Body Model</w:t>
            </w:r>
            <w:r>
              <w:rPr>
                <w:noProof/>
                <w:webHidden/>
              </w:rPr>
              <w:tab/>
            </w:r>
            <w:r>
              <w:rPr>
                <w:noProof/>
                <w:webHidden/>
              </w:rPr>
              <w:fldChar w:fldCharType="begin"/>
            </w:r>
            <w:r>
              <w:rPr>
                <w:noProof/>
                <w:webHidden/>
              </w:rPr>
              <w:instrText xml:space="preserve"> PAGEREF _Toc157062492 \h </w:instrText>
            </w:r>
            <w:r>
              <w:rPr>
                <w:noProof/>
                <w:webHidden/>
              </w:rPr>
            </w:r>
            <w:r>
              <w:rPr>
                <w:noProof/>
                <w:webHidden/>
              </w:rPr>
              <w:fldChar w:fldCharType="separate"/>
            </w:r>
            <w:r>
              <w:rPr>
                <w:noProof/>
                <w:webHidden/>
              </w:rPr>
              <w:t>61</w:t>
            </w:r>
            <w:r>
              <w:rPr>
                <w:noProof/>
                <w:webHidden/>
              </w:rPr>
              <w:fldChar w:fldCharType="end"/>
            </w:r>
          </w:hyperlink>
        </w:p>
        <w:p w14:paraId="0AC51DE3" w14:textId="78E1413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3" w:history="1">
            <w:r w:rsidRPr="00C40011">
              <w:rPr>
                <w:rStyle w:val="Hyperlink"/>
                <w:noProof/>
              </w:rPr>
              <w:t>5.2.1</w:t>
            </w:r>
            <w:r>
              <w:rPr>
                <w:rFonts w:eastAsiaTheme="minorEastAsia" w:cstheme="minorBidi"/>
                <w:noProof/>
                <w:kern w:val="2"/>
                <w14:ligatures w14:val="standardContextual"/>
              </w:rPr>
              <w:tab/>
            </w:r>
            <w:r w:rsidRPr="00C40011">
              <w:rPr>
                <w:rStyle w:val="Hyperlink"/>
                <w:noProof/>
              </w:rPr>
              <w:t>Conceptualization and Mathematics</w:t>
            </w:r>
            <w:r>
              <w:rPr>
                <w:noProof/>
                <w:webHidden/>
              </w:rPr>
              <w:tab/>
            </w:r>
            <w:r>
              <w:rPr>
                <w:noProof/>
                <w:webHidden/>
              </w:rPr>
              <w:fldChar w:fldCharType="begin"/>
            </w:r>
            <w:r>
              <w:rPr>
                <w:noProof/>
                <w:webHidden/>
              </w:rPr>
              <w:instrText xml:space="preserve"> PAGEREF _Toc157062493 \h </w:instrText>
            </w:r>
            <w:r>
              <w:rPr>
                <w:noProof/>
                <w:webHidden/>
              </w:rPr>
            </w:r>
            <w:r>
              <w:rPr>
                <w:noProof/>
                <w:webHidden/>
              </w:rPr>
              <w:fldChar w:fldCharType="separate"/>
            </w:r>
            <w:r>
              <w:rPr>
                <w:noProof/>
                <w:webHidden/>
              </w:rPr>
              <w:t>61</w:t>
            </w:r>
            <w:r>
              <w:rPr>
                <w:noProof/>
                <w:webHidden/>
              </w:rPr>
              <w:fldChar w:fldCharType="end"/>
            </w:r>
          </w:hyperlink>
        </w:p>
        <w:p w14:paraId="47185732" w14:textId="76941E5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4" w:history="1">
            <w:r w:rsidRPr="00C40011">
              <w:rPr>
                <w:rStyle w:val="Hyperlink"/>
                <w:noProof/>
              </w:rPr>
              <w:t>5.2.2</w:t>
            </w:r>
            <w:r>
              <w:rPr>
                <w:rFonts w:eastAsiaTheme="minorEastAsia" w:cstheme="minorBidi"/>
                <w:noProof/>
                <w:kern w:val="2"/>
                <w14:ligatures w14:val="standardContextual"/>
              </w:rPr>
              <w:tab/>
            </w:r>
            <w:r w:rsidRPr="00C40011">
              <w:rPr>
                <w:rStyle w:val="Hyperlink"/>
                <w:noProof/>
              </w:rPr>
              <w:t>2.2 Solute Holding Capacity Ratio (</w:t>
            </w:r>
            <w:r w:rsidRPr="00C40011">
              <w:rPr>
                <w:rStyle w:val="Hyperlink"/>
                <w:noProof/>
              </w:rPr>
              <w:sym w:font="Symbol" w:char="F051"/>
            </w:r>
            <w:r w:rsidRPr="00C40011">
              <w:rPr>
                <w:rStyle w:val="Hyperlink"/>
                <w:noProof/>
              </w:rPr>
              <w:t>)</w:t>
            </w:r>
            <w:r>
              <w:rPr>
                <w:noProof/>
                <w:webHidden/>
              </w:rPr>
              <w:tab/>
            </w:r>
            <w:r>
              <w:rPr>
                <w:noProof/>
                <w:webHidden/>
              </w:rPr>
              <w:fldChar w:fldCharType="begin"/>
            </w:r>
            <w:r>
              <w:rPr>
                <w:noProof/>
                <w:webHidden/>
              </w:rPr>
              <w:instrText xml:space="preserve"> PAGEREF _Toc157062494 \h </w:instrText>
            </w:r>
            <w:r>
              <w:rPr>
                <w:noProof/>
                <w:webHidden/>
              </w:rPr>
            </w:r>
            <w:r>
              <w:rPr>
                <w:noProof/>
                <w:webHidden/>
              </w:rPr>
              <w:fldChar w:fldCharType="separate"/>
            </w:r>
            <w:r>
              <w:rPr>
                <w:noProof/>
                <w:webHidden/>
              </w:rPr>
              <w:t>64</w:t>
            </w:r>
            <w:r>
              <w:rPr>
                <w:noProof/>
                <w:webHidden/>
              </w:rPr>
              <w:fldChar w:fldCharType="end"/>
            </w:r>
          </w:hyperlink>
        </w:p>
        <w:p w14:paraId="0BD5E8D1" w14:textId="460FCD7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5" w:history="1">
            <w:r w:rsidRPr="00C40011">
              <w:rPr>
                <w:rStyle w:val="Hyperlink"/>
                <w:noProof/>
              </w:rPr>
              <w:t>5.2.3</w:t>
            </w:r>
            <w:r>
              <w:rPr>
                <w:rFonts w:eastAsiaTheme="minorEastAsia" w:cstheme="minorBidi"/>
                <w:noProof/>
                <w:kern w:val="2"/>
                <w14:ligatures w14:val="standardContextual"/>
              </w:rPr>
              <w:tab/>
            </w:r>
            <w:r w:rsidRPr="00C40011">
              <w:rPr>
                <w:rStyle w:val="Hyperlink"/>
                <w:noProof/>
              </w:rPr>
              <w:t>Effective Water Column Dissipation (</w:t>
            </w:r>
            <w:r w:rsidRPr="00C40011">
              <w:rPr>
                <w:rStyle w:val="Hyperlink"/>
                <w:noProof/>
              </w:rPr>
              <w:sym w:font="Symbol" w:char="F047"/>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_Toc157062495 \h </w:instrText>
            </w:r>
            <w:r>
              <w:rPr>
                <w:noProof/>
                <w:webHidden/>
              </w:rPr>
            </w:r>
            <w:r>
              <w:rPr>
                <w:noProof/>
                <w:webHidden/>
              </w:rPr>
              <w:fldChar w:fldCharType="separate"/>
            </w:r>
            <w:r>
              <w:rPr>
                <w:noProof/>
                <w:webHidden/>
              </w:rPr>
              <w:t>65</w:t>
            </w:r>
            <w:r>
              <w:rPr>
                <w:noProof/>
                <w:webHidden/>
              </w:rPr>
              <w:fldChar w:fldCharType="end"/>
            </w:r>
          </w:hyperlink>
        </w:p>
        <w:p w14:paraId="285150A0" w14:textId="709D046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6" w:history="1">
            <w:r w:rsidRPr="00C40011">
              <w:rPr>
                <w:rStyle w:val="Hyperlink"/>
                <w:noProof/>
              </w:rPr>
              <w:t>5.2.4</w:t>
            </w:r>
            <w:r>
              <w:rPr>
                <w:rFonts w:eastAsiaTheme="minorEastAsia" w:cstheme="minorBidi"/>
                <w:noProof/>
                <w:kern w:val="2"/>
                <w14:ligatures w14:val="standardContextual"/>
              </w:rPr>
              <w:tab/>
            </w:r>
            <w:r w:rsidRPr="00C40011">
              <w:rPr>
                <w:rStyle w:val="Hyperlink"/>
                <w:noProof/>
              </w:rPr>
              <w:t>Hydrologic Washout (Q/V</w:t>
            </w:r>
            <w:r w:rsidRPr="00C40011">
              <w:rPr>
                <w:rStyle w:val="Hyperlink"/>
                <w:noProof/>
                <w:vertAlign w:val="subscript"/>
              </w:rPr>
              <w:t>1</w:t>
            </w:r>
            <w:r w:rsidRPr="00C40011">
              <w:rPr>
                <w:rStyle w:val="Hyperlink"/>
                <w:noProof/>
              </w:rPr>
              <w:t>)</w:t>
            </w:r>
            <w:r>
              <w:rPr>
                <w:noProof/>
                <w:webHidden/>
              </w:rPr>
              <w:tab/>
            </w:r>
            <w:r>
              <w:rPr>
                <w:noProof/>
                <w:webHidden/>
              </w:rPr>
              <w:fldChar w:fldCharType="begin"/>
            </w:r>
            <w:r>
              <w:rPr>
                <w:noProof/>
                <w:webHidden/>
              </w:rPr>
              <w:instrText xml:space="preserve"> PAGEREF _Toc157062496 \h </w:instrText>
            </w:r>
            <w:r>
              <w:rPr>
                <w:noProof/>
                <w:webHidden/>
              </w:rPr>
            </w:r>
            <w:r>
              <w:rPr>
                <w:noProof/>
                <w:webHidden/>
              </w:rPr>
              <w:fldChar w:fldCharType="separate"/>
            </w:r>
            <w:r>
              <w:rPr>
                <w:noProof/>
                <w:webHidden/>
              </w:rPr>
              <w:t>65</w:t>
            </w:r>
            <w:r>
              <w:rPr>
                <w:noProof/>
                <w:webHidden/>
              </w:rPr>
              <w:fldChar w:fldCharType="end"/>
            </w:r>
          </w:hyperlink>
        </w:p>
        <w:p w14:paraId="528ED487" w14:textId="3EEBEF31"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7" w:history="1">
            <w:r w:rsidRPr="00C40011">
              <w:rPr>
                <w:rStyle w:val="Hyperlink"/>
                <w:noProof/>
              </w:rPr>
              <w:t>5.2.5</w:t>
            </w:r>
            <w:r>
              <w:rPr>
                <w:rFonts w:eastAsiaTheme="minorEastAsia" w:cstheme="minorBidi"/>
                <w:noProof/>
                <w:kern w:val="2"/>
                <w14:ligatures w14:val="standardContextual"/>
              </w:rPr>
              <w:tab/>
            </w:r>
            <w:r w:rsidRPr="00C40011">
              <w:rPr>
                <w:rStyle w:val="Hyperlink"/>
                <w:noProof/>
              </w:rPr>
              <w:t>Metabolism (</w:t>
            </w:r>
            <w:r w:rsidRPr="00C40011">
              <w:rPr>
                <w:rStyle w:val="Hyperlink"/>
                <w:noProof/>
              </w:rPr>
              <w:sym w:font="Symbol" w:char="F06D"/>
            </w:r>
            <w:r w:rsidRPr="00C40011">
              <w:rPr>
                <w:rStyle w:val="Hyperlink"/>
                <w:noProof/>
                <w:vertAlign w:val="subscript"/>
              </w:rPr>
              <w:t>bio_1</w:t>
            </w:r>
            <w:r w:rsidRPr="00C40011">
              <w:rPr>
                <w:rStyle w:val="Hyperlink"/>
                <w:noProof/>
              </w:rPr>
              <w:t>)</w:t>
            </w:r>
            <w:r>
              <w:rPr>
                <w:noProof/>
                <w:webHidden/>
              </w:rPr>
              <w:tab/>
            </w:r>
            <w:r>
              <w:rPr>
                <w:noProof/>
                <w:webHidden/>
              </w:rPr>
              <w:fldChar w:fldCharType="begin"/>
            </w:r>
            <w:r>
              <w:rPr>
                <w:noProof/>
                <w:webHidden/>
              </w:rPr>
              <w:instrText xml:space="preserve"> PAGEREF _Toc157062497 \h </w:instrText>
            </w:r>
            <w:r>
              <w:rPr>
                <w:noProof/>
                <w:webHidden/>
              </w:rPr>
            </w:r>
            <w:r>
              <w:rPr>
                <w:noProof/>
                <w:webHidden/>
              </w:rPr>
              <w:fldChar w:fldCharType="separate"/>
            </w:r>
            <w:r>
              <w:rPr>
                <w:noProof/>
                <w:webHidden/>
              </w:rPr>
              <w:t>65</w:t>
            </w:r>
            <w:r>
              <w:rPr>
                <w:noProof/>
                <w:webHidden/>
              </w:rPr>
              <w:fldChar w:fldCharType="end"/>
            </w:r>
          </w:hyperlink>
        </w:p>
        <w:p w14:paraId="4C7C270B" w14:textId="3B76CEF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8" w:history="1">
            <w:r w:rsidRPr="00C40011">
              <w:rPr>
                <w:rStyle w:val="Hyperlink"/>
                <w:noProof/>
              </w:rPr>
              <w:t>5.2.6</w:t>
            </w:r>
            <w:r>
              <w:rPr>
                <w:rFonts w:eastAsiaTheme="minorEastAsia" w:cstheme="minorBidi"/>
                <w:noProof/>
                <w:kern w:val="2"/>
                <w14:ligatures w14:val="standardContextual"/>
              </w:rPr>
              <w:tab/>
            </w:r>
            <w:r w:rsidRPr="00C40011">
              <w:rPr>
                <w:rStyle w:val="Hyperlink"/>
                <w:noProof/>
              </w:rPr>
              <w:t>Hydrolysis (</w:t>
            </w:r>
            <w:r w:rsidRPr="00C40011">
              <w:rPr>
                <w:rStyle w:val="Hyperlink"/>
                <w:noProof/>
              </w:rPr>
              <w:sym w:font="Symbol" w:char="F06D"/>
            </w:r>
            <w:r w:rsidRPr="00C40011">
              <w:rPr>
                <w:rStyle w:val="Hyperlink"/>
                <w:noProof/>
                <w:vertAlign w:val="subscript"/>
              </w:rPr>
              <w:t>hydr_1</w:t>
            </w:r>
            <w:r w:rsidRPr="00C40011">
              <w:rPr>
                <w:rStyle w:val="Hyperlink"/>
                <w:noProof/>
              </w:rPr>
              <w:t>)</w:t>
            </w:r>
            <w:r>
              <w:rPr>
                <w:noProof/>
                <w:webHidden/>
              </w:rPr>
              <w:tab/>
            </w:r>
            <w:r>
              <w:rPr>
                <w:noProof/>
                <w:webHidden/>
              </w:rPr>
              <w:fldChar w:fldCharType="begin"/>
            </w:r>
            <w:r>
              <w:rPr>
                <w:noProof/>
                <w:webHidden/>
              </w:rPr>
              <w:instrText xml:space="preserve"> PAGEREF _Toc157062498 \h </w:instrText>
            </w:r>
            <w:r>
              <w:rPr>
                <w:noProof/>
                <w:webHidden/>
              </w:rPr>
            </w:r>
            <w:r>
              <w:rPr>
                <w:noProof/>
                <w:webHidden/>
              </w:rPr>
              <w:fldChar w:fldCharType="separate"/>
            </w:r>
            <w:r>
              <w:rPr>
                <w:noProof/>
                <w:webHidden/>
              </w:rPr>
              <w:t>66</w:t>
            </w:r>
            <w:r>
              <w:rPr>
                <w:noProof/>
                <w:webHidden/>
              </w:rPr>
              <w:fldChar w:fldCharType="end"/>
            </w:r>
          </w:hyperlink>
        </w:p>
        <w:p w14:paraId="51F2AF54" w14:textId="2678CE40"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499" w:history="1">
            <w:r w:rsidRPr="00C40011">
              <w:rPr>
                <w:rStyle w:val="Hyperlink"/>
                <w:noProof/>
              </w:rPr>
              <w:t>5.2.7</w:t>
            </w:r>
            <w:r>
              <w:rPr>
                <w:rFonts w:eastAsiaTheme="minorEastAsia" w:cstheme="minorBidi"/>
                <w:noProof/>
                <w:kern w:val="2"/>
                <w14:ligatures w14:val="standardContextual"/>
              </w:rPr>
              <w:tab/>
            </w:r>
            <w:r w:rsidRPr="00C40011">
              <w:rPr>
                <w:rStyle w:val="Hyperlink"/>
                <w:noProof/>
              </w:rPr>
              <w:t>Photolysis (</w:t>
            </w:r>
            <w:r w:rsidRPr="00C40011">
              <w:rPr>
                <w:rStyle w:val="Hyperlink"/>
                <w:noProof/>
              </w:rPr>
              <w:sym w:font="Symbol" w:char="F06D"/>
            </w:r>
            <w:r w:rsidRPr="00C40011">
              <w:rPr>
                <w:rStyle w:val="Hyperlink"/>
                <w:noProof/>
                <w:vertAlign w:val="subscript"/>
              </w:rPr>
              <w:t>photo</w:t>
            </w:r>
            <w:r w:rsidRPr="00C40011">
              <w:rPr>
                <w:rStyle w:val="Hyperlink"/>
                <w:noProof/>
              </w:rPr>
              <w:t>)</w:t>
            </w:r>
            <w:r>
              <w:rPr>
                <w:noProof/>
                <w:webHidden/>
              </w:rPr>
              <w:tab/>
            </w:r>
            <w:r>
              <w:rPr>
                <w:noProof/>
                <w:webHidden/>
              </w:rPr>
              <w:fldChar w:fldCharType="begin"/>
            </w:r>
            <w:r>
              <w:rPr>
                <w:noProof/>
                <w:webHidden/>
              </w:rPr>
              <w:instrText xml:space="preserve"> PAGEREF _Toc157062499 \h </w:instrText>
            </w:r>
            <w:r>
              <w:rPr>
                <w:noProof/>
                <w:webHidden/>
              </w:rPr>
            </w:r>
            <w:r>
              <w:rPr>
                <w:noProof/>
                <w:webHidden/>
              </w:rPr>
              <w:fldChar w:fldCharType="separate"/>
            </w:r>
            <w:r>
              <w:rPr>
                <w:noProof/>
                <w:webHidden/>
              </w:rPr>
              <w:t>66</w:t>
            </w:r>
            <w:r>
              <w:rPr>
                <w:noProof/>
                <w:webHidden/>
              </w:rPr>
              <w:fldChar w:fldCharType="end"/>
            </w:r>
          </w:hyperlink>
        </w:p>
        <w:p w14:paraId="663D1DA7" w14:textId="557A8C3B"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0" w:history="1">
            <w:r w:rsidRPr="00C40011">
              <w:rPr>
                <w:rStyle w:val="Hyperlink"/>
                <w:noProof/>
              </w:rPr>
              <w:t>5.2.8</w:t>
            </w:r>
            <w:r>
              <w:rPr>
                <w:rFonts w:eastAsiaTheme="minorEastAsia" w:cstheme="minorBidi"/>
                <w:noProof/>
                <w:kern w:val="2"/>
                <w14:ligatures w14:val="standardContextual"/>
              </w:rPr>
              <w:tab/>
            </w:r>
            <w:r w:rsidRPr="00C40011">
              <w:rPr>
                <w:rStyle w:val="Hyperlink"/>
                <w:noProof/>
              </w:rPr>
              <w:t>Volatilization (</w:t>
            </w:r>
            <w:r w:rsidRPr="00C40011">
              <w:rPr>
                <w:rStyle w:val="Hyperlink"/>
                <w:noProof/>
              </w:rPr>
              <w:sym w:font="Symbol" w:char="F06D"/>
            </w:r>
            <w:r w:rsidRPr="00C40011">
              <w:rPr>
                <w:rStyle w:val="Hyperlink"/>
                <w:noProof/>
                <w:vertAlign w:val="subscript"/>
              </w:rPr>
              <w:t>volatilization</w:t>
            </w:r>
            <w:r w:rsidRPr="00C40011">
              <w:rPr>
                <w:rStyle w:val="Hyperlink"/>
                <w:noProof/>
              </w:rPr>
              <w:t>)</w:t>
            </w:r>
            <w:r>
              <w:rPr>
                <w:noProof/>
                <w:webHidden/>
              </w:rPr>
              <w:tab/>
            </w:r>
            <w:r>
              <w:rPr>
                <w:noProof/>
                <w:webHidden/>
              </w:rPr>
              <w:fldChar w:fldCharType="begin"/>
            </w:r>
            <w:r>
              <w:rPr>
                <w:noProof/>
                <w:webHidden/>
              </w:rPr>
              <w:instrText xml:space="preserve"> PAGEREF _Toc157062500 \h </w:instrText>
            </w:r>
            <w:r>
              <w:rPr>
                <w:noProof/>
                <w:webHidden/>
              </w:rPr>
            </w:r>
            <w:r>
              <w:rPr>
                <w:noProof/>
                <w:webHidden/>
              </w:rPr>
              <w:fldChar w:fldCharType="separate"/>
            </w:r>
            <w:r>
              <w:rPr>
                <w:noProof/>
                <w:webHidden/>
              </w:rPr>
              <w:t>67</w:t>
            </w:r>
            <w:r>
              <w:rPr>
                <w:noProof/>
                <w:webHidden/>
              </w:rPr>
              <w:fldChar w:fldCharType="end"/>
            </w:r>
          </w:hyperlink>
        </w:p>
        <w:p w14:paraId="51A77E56" w14:textId="11CE2A5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1" w:history="1">
            <w:r w:rsidRPr="00C40011">
              <w:rPr>
                <w:rStyle w:val="Hyperlink"/>
                <w:noProof/>
              </w:rPr>
              <w:t>5.2.9</w:t>
            </w:r>
            <w:r>
              <w:rPr>
                <w:rFonts w:eastAsiaTheme="minorEastAsia" w:cstheme="minorBidi"/>
                <w:noProof/>
                <w:kern w:val="2"/>
                <w14:ligatures w14:val="standardContextual"/>
              </w:rPr>
              <w:tab/>
            </w:r>
            <w:r w:rsidRPr="00C40011">
              <w:rPr>
                <w:rStyle w:val="Hyperlink"/>
                <w:noProof/>
              </w:rPr>
              <w:t>2.4 Effective Benthic Region Dissipation (</w:t>
            </w:r>
            <w:r w:rsidRPr="00C40011">
              <w:rPr>
                <w:rStyle w:val="Hyperlink"/>
                <w:noProof/>
              </w:rPr>
              <w:sym w:font="Symbol" w:char="F047"/>
            </w:r>
            <w:r w:rsidRPr="00C40011">
              <w:rPr>
                <w:rStyle w:val="Hyperlink"/>
                <w:noProof/>
                <w:vertAlign w:val="subscript"/>
              </w:rPr>
              <w:t>2</w:t>
            </w:r>
            <w:r w:rsidRPr="00C40011">
              <w:rPr>
                <w:rStyle w:val="Hyperlink"/>
                <w:noProof/>
              </w:rPr>
              <w:t>)</w:t>
            </w:r>
            <w:r>
              <w:rPr>
                <w:noProof/>
                <w:webHidden/>
              </w:rPr>
              <w:tab/>
            </w:r>
            <w:r>
              <w:rPr>
                <w:noProof/>
                <w:webHidden/>
              </w:rPr>
              <w:fldChar w:fldCharType="begin"/>
            </w:r>
            <w:r>
              <w:rPr>
                <w:noProof/>
                <w:webHidden/>
              </w:rPr>
              <w:instrText xml:space="preserve"> PAGEREF _Toc157062501 \h </w:instrText>
            </w:r>
            <w:r>
              <w:rPr>
                <w:noProof/>
                <w:webHidden/>
              </w:rPr>
            </w:r>
            <w:r>
              <w:rPr>
                <w:noProof/>
                <w:webHidden/>
              </w:rPr>
              <w:fldChar w:fldCharType="separate"/>
            </w:r>
            <w:r>
              <w:rPr>
                <w:noProof/>
                <w:webHidden/>
              </w:rPr>
              <w:t>70</w:t>
            </w:r>
            <w:r>
              <w:rPr>
                <w:noProof/>
                <w:webHidden/>
              </w:rPr>
              <w:fldChar w:fldCharType="end"/>
            </w:r>
          </w:hyperlink>
        </w:p>
        <w:p w14:paraId="21A68DF3" w14:textId="2E2B69F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2" w:history="1">
            <w:r w:rsidRPr="00C40011">
              <w:rPr>
                <w:rStyle w:val="Hyperlink"/>
                <w:noProof/>
              </w:rPr>
              <w:t>5.2.10</w:t>
            </w:r>
            <w:r>
              <w:rPr>
                <w:rFonts w:eastAsiaTheme="minorEastAsia" w:cstheme="minorBidi"/>
                <w:noProof/>
                <w:kern w:val="2"/>
                <w14:ligatures w14:val="standardContextual"/>
              </w:rPr>
              <w:tab/>
            </w:r>
            <w:r w:rsidRPr="00C40011">
              <w:rPr>
                <w:rStyle w:val="Hyperlink"/>
                <w:noProof/>
              </w:rPr>
              <w:t>Benthic Hydrolysis (</w:t>
            </w:r>
            <w:r w:rsidRPr="00C40011">
              <w:rPr>
                <w:rStyle w:val="Hyperlink"/>
                <w:noProof/>
              </w:rPr>
              <w:sym w:font="Symbol" w:char="F06D"/>
            </w:r>
            <w:r w:rsidRPr="00C40011">
              <w:rPr>
                <w:rStyle w:val="Hyperlink"/>
                <w:noProof/>
              </w:rPr>
              <w:t>hydr_2)</w:t>
            </w:r>
            <w:r>
              <w:rPr>
                <w:noProof/>
                <w:webHidden/>
              </w:rPr>
              <w:tab/>
            </w:r>
            <w:r>
              <w:rPr>
                <w:noProof/>
                <w:webHidden/>
              </w:rPr>
              <w:fldChar w:fldCharType="begin"/>
            </w:r>
            <w:r>
              <w:rPr>
                <w:noProof/>
                <w:webHidden/>
              </w:rPr>
              <w:instrText xml:space="preserve"> PAGEREF _Toc157062502 \h </w:instrText>
            </w:r>
            <w:r>
              <w:rPr>
                <w:noProof/>
                <w:webHidden/>
              </w:rPr>
            </w:r>
            <w:r>
              <w:rPr>
                <w:noProof/>
                <w:webHidden/>
              </w:rPr>
              <w:fldChar w:fldCharType="separate"/>
            </w:r>
            <w:r>
              <w:rPr>
                <w:noProof/>
                <w:webHidden/>
              </w:rPr>
              <w:t>70</w:t>
            </w:r>
            <w:r>
              <w:rPr>
                <w:noProof/>
                <w:webHidden/>
              </w:rPr>
              <w:fldChar w:fldCharType="end"/>
            </w:r>
          </w:hyperlink>
        </w:p>
        <w:p w14:paraId="0DA05B8D" w14:textId="1BFC950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3" w:history="1">
            <w:r w:rsidRPr="00C40011">
              <w:rPr>
                <w:rStyle w:val="Hyperlink"/>
                <w:noProof/>
              </w:rPr>
              <w:t>5.2.11</w:t>
            </w:r>
            <w:r>
              <w:rPr>
                <w:rFonts w:eastAsiaTheme="minorEastAsia" w:cstheme="minorBidi"/>
                <w:noProof/>
                <w:kern w:val="2"/>
                <w14:ligatures w14:val="standardContextual"/>
              </w:rPr>
              <w:tab/>
            </w:r>
            <w:r w:rsidRPr="00C40011">
              <w:rPr>
                <w:rStyle w:val="Hyperlink"/>
                <w:noProof/>
              </w:rPr>
              <w:t>Benthic Metabolism (</w:t>
            </w:r>
            <w:r w:rsidRPr="00C40011">
              <w:rPr>
                <w:rStyle w:val="Hyperlink"/>
                <w:noProof/>
              </w:rPr>
              <w:sym w:font="Symbol" w:char="F06D"/>
            </w:r>
            <w:r w:rsidRPr="00C40011">
              <w:rPr>
                <w:rStyle w:val="Hyperlink"/>
                <w:noProof/>
                <w:vertAlign w:val="subscript"/>
              </w:rPr>
              <w:t>bio_2</w:t>
            </w:r>
            <w:r w:rsidRPr="00C40011">
              <w:rPr>
                <w:rStyle w:val="Hyperlink"/>
                <w:noProof/>
              </w:rPr>
              <w:t>)</w:t>
            </w:r>
            <w:r>
              <w:rPr>
                <w:noProof/>
                <w:webHidden/>
              </w:rPr>
              <w:tab/>
            </w:r>
            <w:r>
              <w:rPr>
                <w:noProof/>
                <w:webHidden/>
              </w:rPr>
              <w:fldChar w:fldCharType="begin"/>
            </w:r>
            <w:r>
              <w:rPr>
                <w:noProof/>
                <w:webHidden/>
              </w:rPr>
              <w:instrText xml:space="preserve"> PAGEREF _Toc157062503 \h </w:instrText>
            </w:r>
            <w:r>
              <w:rPr>
                <w:noProof/>
                <w:webHidden/>
              </w:rPr>
            </w:r>
            <w:r>
              <w:rPr>
                <w:noProof/>
                <w:webHidden/>
              </w:rPr>
              <w:fldChar w:fldCharType="separate"/>
            </w:r>
            <w:r>
              <w:rPr>
                <w:noProof/>
                <w:webHidden/>
              </w:rPr>
              <w:t>70</w:t>
            </w:r>
            <w:r>
              <w:rPr>
                <w:noProof/>
                <w:webHidden/>
              </w:rPr>
              <w:fldChar w:fldCharType="end"/>
            </w:r>
          </w:hyperlink>
        </w:p>
        <w:p w14:paraId="5BE4F382" w14:textId="21C0ADDE"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4" w:history="1">
            <w:r w:rsidRPr="00C40011">
              <w:rPr>
                <w:rStyle w:val="Hyperlink"/>
                <w:noProof/>
              </w:rPr>
              <w:t>5.2.12</w:t>
            </w:r>
            <w:r>
              <w:rPr>
                <w:rFonts w:eastAsiaTheme="minorEastAsia" w:cstheme="minorBidi"/>
                <w:noProof/>
                <w:kern w:val="2"/>
                <w14:ligatures w14:val="standardContextual"/>
              </w:rPr>
              <w:tab/>
            </w:r>
            <w:r w:rsidRPr="00C40011">
              <w:rPr>
                <w:rStyle w:val="Hyperlink"/>
                <w:noProof/>
              </w:rPr>
              <w:t>Benthic Sediment Flow</w:t>
            </w:r>
            <m:oMath>
              <m:r>
                <m:rPr>
                  <m:sty m:val="p"/>
                </m:rPr>
                <w:rPr>
                  <w:rStyle w:val="Hyperlink"/>
                  <w:rFonts w:ascii="Cambria Math" w:hAnsi="Cambria Math"/>
                  <w:noProof/>
                </w:rPr>
                <m:t xml:space="preserve"> </m:t>
              </m:r>
              <m:r>
                <m:rPr>
                  <m:sty m:val="bi"/>
                </m:rPr>
                <w:rPr>
                  <w:rStyle w:val="Hyperlink"/>
                  <w:rFonts w:ascii="Cambria Math" w:hAnsi="Cambria Math"/>
                  <w:noProof/>
                </w:rPr>
                <m:t>BKd</m:t>
              </m:r>
              <m:r>
                <m:rPr>
                  <m:sty m:val="b"/>
                </m:rPr>
                <w:rPr>
                  <w:rStyle w:val="Hyperlink"/>
                  <w:rFonts w:ascii="Cambria Math" w:hAnsi="Cambria Math"/>
                  <w:noProof/>
                </w:rPr>
                <m:t>2</m:t>
              </m:r>
              <m:r>
                <m:rPr>
                  <m:sty m:val="bi"/>
                </m:rPr>
                <w:rPr>
                  <w:rStyle w:val="Hyperlink"/>
                  <w:rFonts w:ascii="Cambria Math" w:hAnsi="Cambria Math"/>
                  <w:noProof/>
                </w:rPr>
                <m:t>X</m:t>
              </m:r>
              <m:r>
                <m:rPr>
                  <m:sty m:val="b"/>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_Toc157062504 \h </w:instrText>
            </w:r>
            <w:r>
              <w:rPr>
                <w:noProof/>
                <w:webHidden/>
              </w:rPr>
            </w:r>
            <w:r>
              <w:rPr>
                <w:noProof/>
                <w:webHidden/>
              </w:rPr>
              <w:fldChar w:fldCharType="separate"/>
            </w:r>
            <w:r>
              <w:rPr>
                <w:noProof/>
                <w:webHidden/>
              </w:rPr>
              <w:t>71</w:t>
            </w:r>
            <w:r>
              <w:rPr>
                <w:noProof/>
                <w:webHidden/>
              </w:rPr>
              <w:fldChar w:fldCharType="end"/>
            </w:r>
          </w:hyperlink>
        </w:p>
        <w:p w14:paraId="795EA069" w14:textId="5A7E9109"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5" w:history="1">
            <w:r w:rsidRPr="00C40011">
              <w:rPr>
                <w:rStyle w:val="Hyperlink"/>
                <w:noProof/>
              </w:rPr>
              <w:t>5.2.13</w:t>
            </w:r>
            <w:r>
              <w:rPr>
                <w:rFonts w:eastAsiaTheme="minorEastAsia" w:cstheme="minorBidi"/>
                <w:noProof/>
                <w:kern w:val="2"/>
                <w14:ligatures w14:val="standardContextual"/>
              </w:rPr>
              <w:tab/>
            </w:r>
            <w:r w:rsidRPr="00C40011">
              <w:rPr>
                <w:rStyle w:val="Hyperlink"/>
                <w:noProof/>
              </w:rPr>
              <w:t>2.5 Mass Transfer Coefficient (</w:t>
            </w:r>
            <w:r w:rsidRPr="00C40011">
              <w:rPr>
                <w:rStyle w:val="Hyperlink"/>
                <w:noProof/>
              </w:rPr>
              <w:sym w:font="Symbol" w:char="F057"/>
            </w:r>
            <w:r w:rsidRPr="00C40011">
              <w:rPr>
                <w:rStyle w:val="Hyperlink"/>
                <w:noProof/>
              </w:rPr>
              <w:t>)</w:t>
            </w:r>
            <w:r>
              <w:rPr>
                <w:noProof/>
                <w:webHidden/>
              </w:rPr>
              <w:tab/>
            </w:r>
            <w:r>
              <w:rPr>
                <w:noProof/>
                <w:webHidden/>
              </w:rPr>
              <w:fldChar w:fldCharType="begin"/>
            </w:r>
            <w:r>
              <w:rPr>
                <w:noProof/>
                <w:webHidden/>
              </w:rPr>
              <w:instrText xml:space="preserve"> PAGEREF _Toc157062505 \h </w:instrText>
            </w:r>
            <w:r>
              <w:rPr>
                <w:noProof/>
                <w:webHidden/>
              </w:rPr>
            </w:r>
            <w:r>
              <w:rPr>
                <w:noProof/>
                <w:webHidden/>
              </w:rPr>
              <w:fldChar w:fldCharType="separate"/>
            </w:r>
            <w:r>
              <w:rPr>
                <w:noProof/>
                <w:webHidden/>
              </w:rPr>
              <w:t>71</w:t>
            </w:r>
            <w:r>
              <w:rPr>
                <w:noProof/>
                <w:webHidden/>
              </w:rPr>
              <w:fldChar w:fldCharType="end"/>
            </w:r>
          </w:hyperlink>
        </w:p>
        <w:p w14:paraId="3E3CC259" w14:textId="2899F36C"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6" w:history="1">
            <w:r w:rsidRPr="00C40011">
              <w:rPr>
                <w:rStyle w:val="Hyperlink"/>
                <w:noProof/>
              </w:rPr>
              <w:t>5.2.14</w:t>
            </w:r>
            <w:r>
              <w:rPr>
                <w:rFonts w:eastAsiaTheme="minorEastAsia" w:cstheme="minorBidi"/>
                <w:noProof/>
                <w:kern w:val="2"/>
                <w14:ligatures w14:val="standardContextual"/>
              </w:rPr>
              <w:tab/>
            </w:r>
            <w:r w:rsidRPr="00C40011">
              <w:rPr>
                <w:rStyle w:val="Hyperlink"/>
                <w:noProof/>
              </w:rPr>
              <w:t>Daily Piecewise Calculations</w:t>
            </w:r>
            <w:r>
              <w:rPr>
                <w:noProof/>
                <w:webHidden/>
              </w:rPr>
              <w:tab/>
            </w:r>
            <w:r>
              <w:rPr>
                <w:noProof/>
                <w:webHidden/>
              </w:rPr>
              <w:fldChar w:fldCharType="begin"/>
            </w:r>
            <w:r>
              <w:rPr>
                <w:noProof/>
                <w:webHidden/>
              </w:rPr>
              <w:instrText xml:space="preserve"> PAGEREF _Toc157062506 \h </w:instrText>
            </w:r>
            <w:r>
              <w:rPr>
                <w:noProof/>
                <w:webHidden/>
              </w:rPr>
            </w:r>
            <w:r>
              <w:rPr>
                <w:noProof/>
                <w:webHidden/>
              </w:rPr>
              <w:fldChar w:fldCharType="separate"/>
            </w:r>
            <w:r>
              <w:rPr>
                <w:noProof/>
                <w:webHidden/>
              </w:rPr>
              <w:t>73</w:t>
            </w:r>
            <w:r>
              <w:rPr>
                <w:noProof/>
                <w:webHidden/>
              </w:rPr>
              <w:fldChar w:fldCharType="end"/>
            </w:r>
          </w:hyperlink>
        </w:p>
        <w:p w14:paraId="3BF8A0E1" w14:textId="60A30C7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7" w:history="1">
            <w:r w:rsidRPr="00C40011">
              <w:rPr>
                <w:rStyle w:val="Hyperlink"/>
                <w:noProof/>
              </w:rPr>
              <w:t>5.2.15</w:t>
            </w:r>
            <w:r>
              <w:rPr>
                <w:rFonts w:eastAsiaTheme="minorEastAsia" w:cstheme="minorBidi"/>
                <w:noProof/>
                <w:kern w:val="2"/>
                <w14:ligatures w14:val="standardContextual"/>
              </w:rPr>
              <w:tab/>
            </w:r>
            <w:r w:rsidRPr="00C40011">
              <w:rPr>
                <w:rStyle w:val="Hyperlink"/>
                <w:noProof/>
              </w:rPr>
              <w:t>Volume Calculations</w:t>
            </w:r>
            <w:r>
              <w:rPr>
                <w:noProof/>
                <w:webHidden/>
              </w:rPr>
              <w:tab/>
            </w:r>
            <w:r>
              <w:rPr>
                <w:noProof/>
                <w:webHidden/>
              </w:rPr>
              <w:fldChar w:fldCharType="begin"/>
            </w:r>
            <w:r>
              <w:rPr>
                <w:noProof/>
                <w:webHidden/>
              </w:rPr>
              <w:instrText xml:space="preserve"> PAGEREF _Toc157062507 \h </w:instrText>
            </w:r>
            <w:r>
              <w:rPr>
                <w:noProof/>
                <w:webHidden/>
              </w:rPr>
            </w:r>
            <w:r>
              <w:rPr>
                <w:noProof/>
                <w:webHidden/>
              </w:rPr>
              <w:fldChar w:fldCharType="separate"/>
            </w:r>
            <w:r>
              <w:rPr>
                <w:noProof/>
                <w:webHidden/>
              </w:rPr>
              <w:t>73</w:t>
            </w:r>
            <w:r>
              <w:rPr>
                <w:noProof/>
                <w:webHidden/>
              </w:rPr>
              <w:fldChar w:fldCharType="end"/>
            </w:r>
          </w:hyperlink>
        </w:p>
        <w:p w14:paraId="4C40BBB1" w14:textId="78418B6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8" w:history="1">
            <w:r w:rsidRPr="00C40011">
              <w:rPr>
                <w:rStyle w:val="Hyperlink"/>
                <w:noProof/>
              </w:rPr>
              <w:t>5.2.16</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_Toc157062508 \h </w:instrText>
            </w:r>
            <w:r>
              <w:rPr>
                <w:noProof/>
                <w:webHidden/>
              </w:rPr>
            </w:r>
            <w:r>
              <w:rPr>
                <w:noProof/>
                <w:webHidden/>
              </w:rPr>
              <w:fldChar w:fldCharType="separate"/>
            </w:r>
            <w:r>
              <w:rPr>
                <w:noProof/>
                <w:webHidden/>
              </w:rPr>
              <w:t>74</w:t>
            </w:r>
            <w:r>
              <w:rPr>
                <w:noProof/>
                <w:webHidden/>
              </w:rPr>
              <w:fldChar w:fldCharType="end"/>
            </w:r>
          </w:hyperlink>
        </w:p>
        <w:p w14:paraId="6A6D5AFA" w14:textId="0C428E8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09" w:history="1">
            <w:r w:rsidRPr="00C40011">
              <w:rPr>
                <w:rStyle w:val="Hyperlink"/>
                <w:noProof/>
              </w:rPr>
              <w:t>5.2.17</w:t>
            </w:r>
            <w:r>
              <w:rPr>
                <w:rFonts w:eastAsiaTheme="minorEastAsia" w:cstheme="minorBidi"/>
                <w:noProof/>
                <w:kern w:val="2"/>
                <w14:ligatures w14:val="standardContextual"/>
              </w:rPr>
              <w:tab/>
            </w:r>
            <w:r w:rsidRPr="00C40011">
              <w:rPr>
                <w:rStyle w:val="Hyperlink"/>
                <w:noProof/>
              </w:rPr>
              <w:t>Fixed Fraction of Eroded Pesticide</w:t>
            </w:r>
            <w:r>
              <w:rPr>
                <w:noProof/>
                <w:webHidden/>
              </w:rPr>
              <w:tab/>
            </w:r>
            <w:r>
              <w:rPr>
                <w:noProof/>
                <w:webHidden/>
              </w:rPr>
              <w:fldChar w:fldCharType="begin"/>
            </w:r>
            <w:r>
              <w:rPr>
                <w:noProof/>
                <w:webHidden/>
              </w:rPr>
              <w:instrText xml:space="preserve"> PAGEREF _Toc157062509 \h </w:instrText>
            </w:r>
            <w:r>
              <w:rPr>
                <w:noProof/>
                <w:webHidden/>
              </w:rPr>
            </w:r>
            <w:r>
              <w:rPr>
                <w:noProof/>
                <w:webHidden/>
              </w:rPr>
              <w:fldChar w:fldCharType="separate"/>
            </w:r>
            <w:r>
              <w:rPr>
                <w:noProof/>
                <w:webHidden/>
              </w:rPr>
              <w:t>74</w:t>
            </w:r>
            <w:r>
              <w:rPr>
                <w:noProof/>
                <w:webHidden/>
              </w:rPr>
              <w:fldChar w:fldCharType="end"/>
            </w:r>
          </w:hyperlink>
        </w:p>
        <w:p w14:paraId="00481552" w14:textId="0CC6A0E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0" w:history="1">
            <w:r w:rsidRPr="00C40011">
              <w:rPr>
                <w:rStyle w:val="Hyperlink"/>
                <w:noProof/>
              </w:rPr>
              <w:t>5.2.18</w:t>
            </w:r>
            <w:r>
              <w:rPr>
                <w:rFonts w:eastAsiaTheme="minorEastAsia" w:cstheme="minorBidi"/>
                <w:noProof/>
                <w:kern w:val="2"/>
                <w14:ligatures w14:val="standardContextual"/>
              </w:rPr>
              <w:tab/>
            </w:r>
            <w:r w:rsidRPr="00C40011">
              <w:rPr>
                <w:rStyle w:val="Hyperlink"/>
                <w:noProof/>
              </w:rPr>
              <w:t>Initial Distribution of Eroded Pesticide</w:t>
            </w:r>
            <w:r>
              <w:rPr>
                <w:noProof/>
                <w:webHidden/>
              </w:rPr>
              <w:tab/>
            </w:r>
            <w:r>
              <w:rPr>
                <w:noProof/>
                <w:webHidden/>
              </w:rPr>
              <w:fldChar w:fldCharType="begin"/>
            </w:r>
            <w:r>
              <w:rPr>
                <w:noProof/>
                <w:webHidden/>
              </w:rPr>
              <w:instrText xml:space="preserve"> PAGEREF _Toc157062510 \h </w:instrText>
            </w:r>
            <w:r>
              <w:rPr>
                <w:noProof/>
                <w:webHidden/>
              </w:rPr>
            </w:r>
            <w:r>
              <w:rPr>
                <w:noProof/>
                <w:webHidden/>
              </w:rPr>
              <w:fldChar w:fldCharType="separate"/>
            </w:r>
            <w:r>
              <w:rPr>
                <w:noProof/>
                <w:webHidden/>
              </w:rPr>
              <w:t>75</w:t>
            </w:r>
            <w:r>
              <w:rPr>
                <w:noProof/>
                <w:webHidden/>
              </w:rPr>
              <w:fldChar w:fldCharType="end"/>
            </w:r>
          </w:hyperlink>
        </w:p>
        <w:p w14:paraId="68669EDD" w14:textId="687FBB2A"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1" w:history="1">
            <w:r w:rsidRPr="00C40011">
              <w:rPr>
                <w:rStyle w:val="Hyperlink"/>
                <w:noProof/>
              </w:rPr>
              <w:t>5.2.19</w:t>
            </w:r>
            <w:r>
              <w:rPr>
                <w:rFonts w:eastAsiaTheme="minorEastAsia" w:cstheme="minorBidi"/>
                <w:noProof/>
                <w:kern w:val="2"/>
                <w14:ligatures w14:val="standardContextual"/>
              </w:rPr>
              <w:tab/>
            </w:r>
            <w:r w:rsidRPr="00C40011">
              <w:rPr>
                <w:rStyle w:val="Hyperlink"/>
                <w:noProof/>
              </w:rPr>
              <w:t>Analytical Solution</w:t>
            </w:r>
            <w:r>
              <w:rPr>
                <w:noProof/>
                <w:webHidden/>
              </w:rPr>
              <w:tab/>
            </w:r>
            <w:r>
              <w:rPr>
                <w:noProof/>
                <w:webHidden/>
              </w:rPr>
              <w:fldChar w:fldCharType="begin"/>
            </w:r>
            <w:r>
              <w:rPr>
                <w:noProof/>
                <w:webHidden/>
              </w:rPr>
              <w:instrText xml:space="preserve"> PAGEREF _Toc157062511 \h </w:instrText>
            </w:r>
            <w:r>
              <w:rPr>
                <w:noProof/>
                <w:webHidden/>
              </w:rPr>
            </w:r>
            <w:r>
              <w:rPr>
                <w:noProof/>
                <w:webHidden/>
              </w:rPr>
              <w:fldChar w:fldCharType="separate"/>
            </w:r>
            <w:r>
              <w:rPr>
                <w:noProof/>
                <w:webHidden/>
              </w:rPr>
              <w:t>75</w:t>
            </w:r>
            <w:r>
              <w:rPr>
                <w:noProof/>
                <w:webHidden/>
              </w:rPr>
              <w:fldChar w:fldCharType="end"/>
            </w:r>
          </w:hyperlink>
        </w:p>
        <w:p w14:paraId="43E96758" w14:textId="3449ED79"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2" w:history="1">
            <w:r w:rsidRPr="00C40011">
              <w:rPr>
                <w:rStyle w:val="Hyperlink"/>
                <w:noProof/>
              </w:rPr>
              <w:t>5.3</w:t>
            </w:r>
            <w:r>
              <w:rPr>
                <w:rFonts w:eastAsiaTheme="minorEastAsia" w:cstheme="minorBidi"/>
                <w:noProof/>
                <w:kern w:val="2"/>
                <w14:ligatures w14:val="standardContextual"/>
              </w:rPr>
              <w:tab/>
            </w:r>
            <w:r w:rsidRPr="00C40011">
              <w:rPr>
                <w:rStyle w:val="Hyperlink"/>
                <w:noProof/>
              </w:rPr>
              <w:t>The USEPA Standard Water Bodies</w:t>
            </w:r>
            <w:r>
              <w:rPr>
                <w:noProof/>
                <w:webHidden/>
              </w:rPr>
              <w:tab/>
            </w:r>
            <w:r>
              <w:rPr>
                <w:noProof/>
                <w:webHidden/>
              </w:rPr>
              <w:fldChar w:fldCharType="begin"/>
            </w:r>
            <w:r>
              <w:rPr>
                <w:noProof/>
                <w:webHidden/>
              </w:rPr>
              <w:instrText xml:space="preserve"> PAGEREF _Toc157062512 \h </w:instrText>
            </w:r>
            <w:r>
              <w:rPr>
                <w:noProof/>
                <w:webHidden/>
              </w:rPr>
            </w:r>
            <w:r>
              <w:rPr>
                <w:noProof/>
                <w:webHidden/>
              </w:rPr>
              <w:fldChar w:fldCharType="separate"/>
            </w:r>
            <w:r>
              <w:rPr>
                <w:noProof/>
                <w:webHidden/>
              </w:rPr>
              <w:t>77</w:t>
            </w:r>
            <w:r>
              <w:rPr>
                <w:noProof/>
                <w:webHidden/>
              </w:rPr>
              <w:fldChar w:fldCharType="end"/>
            </w:r>
          </w:hyperlink>
        </w:p>
        <w:p w14:paraId="6C2E61C6" w14:textId="40E6F3C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3" w:history="1">
            <w:r w:rsidRPr="00C40011">
              <w:rPr>
                <w:rStyle w:val="Hyperlink"/>
                <w:noProof/>
              </w:rPr>
              <w:t>5.3.1</w:t>
            </w:r>
            <w:r>
              <w:rPr>
                <w:rFonts w:eastAsiaTheme="minorEastAsia" w:cstheme="minorBidi"/>
                <w:noProof/>
                <w:kern w:val="2"/>
                <w14:ligatures w14:val="standardContextual"/>
              </w:rPr>
              <w:tab/>
            </w:r>
            <w:r w:rsidRPr="00C40011">
              <w:rPr>
                <w:rStyle w:val="Hyperlink"/>
                <w:noProof/>
              </w:rPr>
              <w:t>3.1 Farm Pond</w:t>
            </w:r>
            <w:r>
              <w:rPr>
                <w:noProof/>
                <w:webHidden/>
              </w:rPr>
              <w:tab/>
            </w:r>
            <w:r>
              <w:rPr>
                <w:noProof/>
                <w:webHidden/>
              </w:rPr>
              <w:fldChar w:fldCharType="begin"/>
            </w:r>
            <w:r>
              <w:rPr>
                <w:noProof/>
                <w:webHidden/>
              </w:rPr>
              <w:instrText xml:space="preserve"> PAGEREF _Toc157062513 \h </w:instrText>
            </w:r>
            <w:r>
              <w:rPr>
                <w:noProof/>
                <w:webHidden/>
              </w:rPr>
            </w:r>
            <w:r>
              <w:rPr>
                <w:noProof/>
                <w:webHidden/>
              </w:rPr>
              <w:fldChar w:fldCharType="separate"/>
            </w:r>
            <w:r>
              <w:rPr>
                <w:noProof/>
                <w:webHidden/>
              </w:rPr>
              <w:t>79</w:t>
            </w:r>
            <w:r>
              <w:rPr>
                <w:noProof/>
                <w:webHidden/>
              </w:rPr>
              <w:fldChar w:fldCharType="end"/>
            </w:r>
          </w:hyperlink>
        </w:p>
        <w:p w14:paraId="4A69DBB8" w14:textId="43B1E154"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4" w:history="1">
            <w:r w:rsidRPr="00C40011">
              <w:rPr>
                <w:rStyle w:val="Hyperlink"/>
                <w:noProof/>
              </w:rPr>
              <w:t>5.3.2</w:t>
            </w:r>
            <w:r>
              <w:rPr>
                <w:rFonts w:eastAsiaTheme="minorEastAsia" w:cstheme="minorBidi"/>
                <w:noProof/>
                <w:kern w:val="2"/>
                <w14:ligatures w14:val="standardContextual"/>
              </w:rPr>
              <w:tab/>
            </w:r>
            <w:r w:rsidRPr="00C40011">
              <w:rPr>
                <w:rStyle w:val="Hyperlink"/>
                <w:noProof/>
              </w:rPr>
              <w:t>3.2 Index Reservoir</w:t>
            </w:r>
            <w:r>
              <w:rPr>
                <w:noProof/>
                <w:webHidden/>
              </w:rPr>
              <w:tab/>
            </w:r>
            <w:r>
              <w:rPr>
                <w:noProof/>
                <w:webHidden/>
              </w:rPr>
              <w:fldChar w:fldCharType="begin"/>
            </w:r>
            <w:r>
              <w:rPr>
                <w:noProof/>
                <w:webHidden/>
              </w:rPr>
              <w:instrText xml:space="preserve"> PAGEREF _Toc157062514 \h </w:instrText>
            </w:r>
            <w:r>
              <w:rPr>
                <w:noProof/>
                <w:webHidden/>
              </w:rPr>
            </w:r>
            <w:r>
              <w:rPr>
                <w:noProof/>
                <w:webHidden/>
              </w:rPr>
              <w:fldChar w:fldCharType="separate"/>
            </w:r>
            <w:r>
              <w:rPr>
                <w:noProof/>
                <w:webHidden/>
              </w:rPr>
              <w:t>80</w:t>
            </w:r>
            <w:r>
              <w:rPr>
                <w:noProof/>
                <w:webHidden/>
              </w:rPr>
              <w:fldChar w:fldCharType="end"/>
            </w:r>
          </w:hyperlink>
        </w:p>
        <w:p w14:paraId="5A1F062C" w14:textId="4850B0B5"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5" w:history="1">
            <w:r w:rsidRPr="00C40011">
              <w:rPr>
                <w:rStyle w:val="Hyperlink"/>
                <w:noProof/>
              </w:rPr>
              <w:t>5.3.3</w:t>
            </w:r>
            <w:r>
              <w:rPr>
                <w:rFonts w:eastAsiaTheme="minorEastAsia" w:cstheme="minorBidi"/>
                <w:noProof/>
                <w:kern w:val="2"/>
                <w14:ligatures w14:val="standardContextual"/>
              </w:rPr>
              <w:tab/>
            </w:r>
            <w:r w:rsidRPr="00C40011">
              <w:rPr>
                <w:rStyle w:val="Hyperlink"/>
                <w:noProof/>
              </w:rPr>
              <w:t>Custom Water Body</w:t>
            </w:r>
            <w:r>
              <w:rPr>
                <w:noProof/>
                <w:webHidden/>
              </w:rPr>
              <w:tab/>
            </w:r>
            <w:r>
              <w:rPr>
                <w:noProof/>
                <w:webHidden/>
              </w:rPr>
              <w:fldChar w:fldCharType="begin"/>
            </w:r>
            <w:r>
              <w:rPr>
                <w:noProof/>
                <w:webHidden/>
              </w:rPr>
              <w:instrText xml:space="preserve"> PAGEREF _Toc157062515 \h </w:instrText>
            </w:r>
            <w:r>
              <w:rPr>
                <w:noProof/>
                <w:webHidden/>
              </w:rPr>
            </w:r>
            <w:r>
              <w:rPr>
                <w:noProof/>
                <w:webHidden/>
              </w:rPr>
              <w:fldChar w:fldCharType="separate"/>
            </w:r>
            <w:r>
              <w:rPr>
                <w:noProof/>
                <w:webHidden/>
              </w:rPr>
              <w:t>80</w:t>
            </w:r>
            <w:r>
              <w:rPr>
                <w:noProof/>
                <w:webHidden/>
              </w:rPr>
              <w:fldChar w:fldCharType="end"/>
            </w:r>
          </w:hyperlink>
        </w:p>
        <w:p w14:paraId="733CA823" w14:textId="39BD3A0B"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16" w:history="1">
            <w:r w:rsidRPr="00C40011">
              <w:rPr>
                <w:rStyle w:val="Hyperlink"/>
                <w:noProof/>
              </w:rPr>
              <w:t>5.4</w:t>
            </w:r>
            <w:r>
              <w:rPr>
                <w:rFonts w:eastAsiaTheme="minorEastAsia" w:cstheme="minorBidi"/>
                <w:noProof/>
                <w:kern w:val="2"/>
                <w14:ligatures w14:val="standardContextual"/>
              </w:rPr>
              <w:tab/>
            </w:r>
            <w:r w:rsidRPr="00C40011">
              <w:rPr>
                <w:rStyle w:val="Hyperlink"/>
                <w:noProof/>
              </w:rPr>
              <w:t>VVWM Evaluations</w:t>
            </w:r>
            <w:r>
              <w:rPr>
                <w:noProof/>
                <w:webHidden/>
              </w:rPr>
              <w:tab/>
            </w:r>
            <w:r>
              <w:rPr>
                <w:noProof/>
                <w:webHidden/>
              </w:rPr>
              <w:fldChar w:fldCharType="begin"/>
            </w:r>
            <w:r>
              <w:rPr>
                <w:noProof/>
                <w:webHidden/>
              </w:rPr>
              <w:instrText xml:space="preserve"> PAGEREF _Toc157062516 \h </w:instrText>
            </w:r>
            <w:r>
              <w:rPr>
                <w:noProof/>
                <w:webHidden/>
              </w:rPr>
            </w:r>
            <w:r>
              <w:rPr>
                <w:noProof/>
                <w:webHidden/>
              </w:rPr>
              <w:fldChar w:fldCharType="separate"/>
            </w:r>
            <w:r>
              <w:rPr>
                <w:noProof/>
                <w:webHidden/>
              </w:rPr>
              <w:t>80</w:t>
            </w:r>
            <w:r>
              <w:rPr>
                <w:noProof/>
                <w:webHidden/>
              </w:rPr>
              <w:fldChar w:fldCharType="end"/>
            </w:r>
          </w:hyperlink>
        </w:p>
        <w:p w14:paraId="790B44F7" w14:textId="294EF6FD"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7" w:history="1">
            <w:r w:rsidRPr="00C40011">
              <w:rPr>
                <w:rStyle w:val="Hyperlink"/>
                <w:noProof/>
              </w:rPr>
              <w:t>5.4.1</w:t>
            </w:r>
            <w:r>
              <w:rPr>
                <w:rFonts w:eastAsiaTheme="minorEastAsia" w:cstheme="minorBidi"/>
                <w:noProof/>
                <w:kern w:val="2"/>
                <w14:ligatures w14:val="standardContextual"/>
              </w:rPr>
              <w:tab/>
            </w:r>
            <w:r w:rsidRPr="00C40011">
              <w:rPr>
                <w:rStyle w:val="Hyperlink"/>
                <w:noProof/>
              </w:rPr>
              <w:t>Solute Holding Capacity Ratio Sensitivity</w:t>
            </w:r>
            <w:r>
              <w:rPr>
                <w:noProof/>
                <w:webHidden/>
              </w:rPr>
              <w:tab/>
            </w:r>
            <w:r>
              <w:rPr>
                <w:noProof/>
                <w:webHidden/>
              </w:rPr>
              <w:fldChar w:fldCharType="begin"/>
            </w:r>
            <w:r>
              <w:rPr>
                <w:noProof/>
                <w:webHidden/>
              </w:rPr>
              <w:instrText xml:space="preserve"> PAGEREF _Toc157062517 \h </w:instrText>
            </w:r>
            <w:r>
              <w:rPr>
                <w:noProof/>
                <w:webHidden/>
              </w:rPr>
            </w:r>
            <w:r>
              <w:rPr>
                <w:noProof/>
                <w:webHidden/>
              </w:rPr>
              <w:fldChar w:fldCharType="separate"/>
            </w:r>
            <w:r>
              <w:rPr>
                <w:noProof/>
                <w:webHidden/>
              </w:rPr>
              <w:t>80</w:t>
            </w:r>
            <w:r>
              <w:rPr>
                <w:noProof/>
                <w:webHidden/>
              </w:rPr>
              <w:fldChar w:fldCharType="end"/>
            </w:r>
          </w:hyperlink>
        </w:p>
        <w:p w14:paraId="4061BA7B" w14:textId="46980F0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8" w:history="1">
            <w:r w:rsidRPr="00C40011">
              <w:rPr>
                <w:rStyle w:val="Hyperlink"/>
                <w:noProof/>
              </w:rPr>
              <w:t>5.4.2</w:t>
            </w:r>
            <w:r>
              <w:rPr>
                <w:rFonts w:eastAsiaTheme="minorEastAsia" w:cstheme="minorBidi"/>
                <w:noProof/>
                <w:kern w:val="2"/>
                <w14:ligatures w14:val="standardContextual"/>
              </w:rPr>
              <w:tab/>
            </w:r>
            <w:r w:rsidRPr="00C40011">
              <w:rPr>
                <w:rStyle w:val="Hyperlink"/>
                <w:noProof/>
              </w:rPr>
              <w:t>Washout and Overflow Sensitivity</w:t>
            </w:r>
            <w:r>
              <w:rPr>
                <w:noProof/>
                <w:webHidden/>
              </w:rPr>
              <w:tab/>
            </w:r>
            <w:r>
              <w:rPr>
                <w:noProof/>
                <w:webHidden/>
              </w:rPr>
              <w:fldChar w:fldCharType="begin"/>
            </w:r>
            <w:r>
              <w:rPr>
                <w:noProof/>
                <w:webHidden/>
              </w:rPr>
              <w:instrText xml:space="preserve"> PAGEREF _Toc157062518 \h </w:instrText>
            </w:r>
            <w:r>
              <w:rPr>
                <w:noProof/>
                <w:webHidden/>
              </w:rPr>
            </w:r>
            <w:r>
              <w:rPr>
                <w:noProof/>
                <w:webHidden/>
              </w:rPr>
              <w:fldChar w:fldCharType="separate"/>
            </w:r>
            <w:r>
              <w:rPr>
                <w:noProof/>
                <w:webHidden/>
              </w:rPr>
              <w:t>82</w:t>
            </w:r>
            <w:r>
              <w:rPr>
                <w:noProof/>
                <w:webHidden/>
              </w:rPr>
              <w:fldChar w:fldCharType="end"/>
            </w:r>
          </w:hyperlink>
        </w:p>
        <w:p w14:paraId="003BD92E" w14:textId="712D2BE8"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19" w:history="1">
            <w:r w:rsidRPr="00C40011">
              <w:rPr>
                <w:rStyle w:val="Hyperlink"/>
                <w:noProof/>
              </w:rPr>
              <w:t>5.4.3</w:t>
            </w:r>
            <w:r>
              <w:rPr>
                <w:rFonts w:eastAsiaTheme="minorEastAsia" w:cstheme="minorBidi"/>
                <w:noProof/>
                <w:kern w:val="2"/>
                <w14:ligatures w14:val="standardContextual"/>
              </w:rPr>
              <w:tab/>
            </w:r>
            <w:r w:rsidRPr="00C40011">
              <w:rPr>
                <w:rStyle w:val="Hyperlink"/>
                <w:noProof/>
              </w:rPr>
              <w:t>4.3 Photolysis Sensitivity</w:t>
            </w:r>
            <w:r>
              <w:rPr>
                <w:noProof/>
                <w:webHidden/>
              </w:rPr>
              <w:tab/>
            </w:r>
            <w:r>
              <w:rPr>
                <w:noProof/>
                <w:webHidden/>
              </w:rPr>
              <w:fldChar w:fldCharType="begin"/>
            </w:r>
            <w:r>
              <w:rPr>
                <w:noProof/>
                <w:webHidden/>
              </w:rPr>
              <w:instrText xml:space="preserve"> PAGEREF _Toc157062519 \h </w:instrText>
            </w:r>
            <w:r>
              <w:rPr>
                <w:noProof/>
                <w:webHidden/>
              </w:rPr>
            </w:r>
            <w:r>
              <w:rPr>
                <w:noProof/>
                <w:webHidden/>
              </w:rPr>
              <w:fldChar w:fldCharType="separate"/>
            </w:r>
            <w:r>
              <w:rPr>
                <w:noProof/>
                <w:webHidden/>
              </w:rPr>
              <w:t>83</w:t>
            </w:r>
            <w:r>
              <w:rPr>
                <w:noProof/>
                <w:webHidden/>
              </w:rPr>
              <w:fldChar w:fldCharType="end"/>
            </w:r>
          </w:hyperlink>
        </w:p>
        <w:p w14:paraId="13075AAF" w14:textId="1AA9139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0" w:history="1">
            <w:r w:rsidRPr="00C40011">
              <w:rPr>
                <w:rStyle w:val="Hyperlink"/>
                <w:noProof/>
              </w:rPr>
              <w:t>5.4.4</w:t>
            </w:r>
            <w:r>
              <w:rPr>
                <w:rFonts w:eastAsiaTheme="minorEastAsia" w:cstheme="minorBidi"/>
                <w:noProof/>
                <w:kern w:val="2"/>
                <w14:ligatures w14:val="standardContextual"/>
              </w:rPr>
              <w:tab/>
            </w:r>
            <w:r w:rsidRPr="00C40011">
              <w:rPr>
                <w:rStyle w:val="Hyperlink"/>
                <w:noProof/>
              </w:rPr>
              <w:t>Volatilization</w:t>
            </w:r>
            <w:r>
              <w:rPr>
                <w:noProof/>
                <w:webHidden/>
              </w:rPr>
              <w:tab/>
            </w:r>
            <w:r>
              <w:rPr>
                <w:noProof/>
                <w:webHidden/>
              </w:rPr>
              <w:fldChar w:fldCharType="begin"/>
            </w:r>
            <w:r>
              <w:rPr>
                <w:noProof/>
                <w:webHidden/>
              </w:rPr>
              <w:instrText xml:space="preserve"> PAGEREF _Toc157062520 \h </w:instrText>
            </w:r>
            <w:r>
              <w:rPr>
                <w:noProof/>
                <w:webHidden/>
              </w:rPr>
            </w:r>
            <w:r>
              <w:rPr>
                <w:noProof/>
                <w:webHidden/>
              </w:rPr>
              <w:fldChar w:fldCharType="separate"/>
            </w:r>
            <w:r>
              <w:rPr>
                <w:noProof/>
                <w:webHidden/>
              </w:rPr>
              <w:t>85</w:t>
            </w:r>
            <w:r>
              <w:rPr>
                <w:noProof/>
                <w:webHidden/>
              </w:rPr>
              <w:fldChar w:fldCharType="end"/>
            </w:r>
          </w:hyperlink>
        </w:p>
        <w:p w14:paraId="1C2E9C0F" w14:textId="38393DA7"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1" w:history="1">
            <w:r w:rsidRPr="00C40011">
              <w:rPr>
                <w:rStyle w:val="Hyperlink"/>
                <w:noProof/>
              </w:rPr>
              <w:t>5.4.5</w:t>
            </w:r>
            <w:r>
              <w:rPr>
                <w:rFonts w:eastAsiaTheme="minorEastAsia" w:cstheme="minorBidi"/>
                <w:noProof/>
                <w:kern w:val="2"/>
                <w14:ligatures w14:val="standardContextual"/>
              </w:rPr>
              <w:tab/>
            </w:r>
            <w:r w:rsidRPr="00C40011">
              <w:rPr>
                <w:rStyle w:val="Hyperlink"/>
                <w:noProof/>
              </w:rPr>
              <w:t>Regulatory Summary Output File</w:t>
            </w:r>
            <w:r>
              <w:rPr>
                <w:noProof/>
                <w:webHidden/>
              </w:rPr>
              <w:tab/>
            </w:r>
            <w:r>
              <w:rPr>
                <w:noProof/>
                <w:webHidden/>
              </w:rPr>
              <w:fldChar w:fldCharType="begin"/>
            </w:r>
            <w:r>
              <w:rPr>
                <w:noProof/>
                <w:webHidden/>
              </w:rPr>
              <w:instrText xml:space="preserve"> PAGEREF _Toc157062521 \h </w:instrText>
            </w:r>
            <w:r>
              <w:rPr>
                <w:noProof/>
                <w:webHidden/>
              </w:rPr>
            </w:r>
            <w:r>
              <w:rPr>
                <w:noProof/>
                <w:webHidden/>
              </w:rPr>
              <w:fldChar w:fldCharType="separate"/>
            </w:r>
            <w:r>
              <w:rPr>
                <w:noProof/>
                <w:webHidden/>
              </w:rPr>
              <w:t>87</w:t>
            </w:r>
            <w:r>
              <w:rPr>
                <w:noProof/>
                <w:webHidden/>
              </w:rPr>
              <w:fldChar w:fldCharType="end"/>
            </w:r>
          </w:hyperlink>
        </w:p>
        <w:p w14:paraId="43259AEF" w14:textId="1A7DB373" w:rsidR="0036678F" w:rsidRDefault="0036678F">
          <w:pPr>
            <w:pStyle w:val="TOC3"/>
            <w:tabs>
              <w:tab w:val="left" w:pos="1320"/>
              <w:tab w:val="right" w:leader="dot" w:pos="9350"/>
            </w:tabs>
            <w:rPr>
              <w:rFonts w:eastAsiaTheme="minorEastAsia" w:cstheme="minorBidi"/>
              <w:noProof/>
              <w:kern w:val="2"/>
              <w14:ligatures w14:val="standardContextual"/>
            </w:rPr>
          </w:pPr>
          <w:hyperlink w:anchor="_Toc157062522" w:history="1">
            <w:r w:rsidRPr="00C40011">
              <w:rPr>
                <w:rStyle w:val="Hyperlink"/>
                <w:noProof/>
              </w:rPr>
              <w:t>5.4.6</w:t>
            </w:r>
            <w:r>
              <w:rPr>
                <w:rFonts w:eastAsiaTheme="minorEastAsia" w:cstheme="minorBidi"/>
                <w:noProof/>
                <w:kern w:val="2"/>
                <w14:ligatures w14:val="standardContextual"/>
              </w:rPr>
              <w:tab/>
            </w:r>
            <w:r w:rsidRPr="00C40011">
              <w:rPr>
                <w:rStyle w:val="Hyperlink"/>
                <w:noProof/>
              </w:rPr>
              <w:t>Daily Values Output File</w:t>
            </w:r>
            <w:r>
              <w:rPr>
                <w:noProof/>
                <w:webHidden/>
              </w:rPr>
              <w:tab/>
            </w:r>
            <w:r>
              <w:rPr>
                <w:noProof/>
                <w:webHidden/>
              </w:rPr>
              <w:fldChar w:fldCharType="begin"/>
            </w:r>
            <w:r>
              <w:rPr>
                <w:noProof/>
                <w:webHidden/>
              </w:rPr>
              <w:instrText xml:space="preserve"> PAGEREF _Toc157062522 \h </w:instrText>
            </w:r>
            <w:r>
              <w:rPr>
                <w:noProof/>
                <w:webHidden/>
              </w:rPr>
            </w:r>
            <w:r>
              <w:rPr>
                <w:noProof/>
                <w:webHidden/>
              </w:rPr>
              <w:fldChar w:fldCharType="separate"/>
            </w:r>
            <w:r>
              <w:rPr>
                <w:noProof/>
                <w:webHidden/>
              </w:rPr>
              <w:t>88</w:t>
            </w:r>
            <w:r>
              <w:rPr>
                <w:noProof/>
                <w:webHidden/>
              </w:rPr>
              <w:fldChar w:fldCharType="end"/>
            </w:r>
          </w:hyperlink>
        </w:p>
        <w:p w14:paraId="14B5AAAE" w14:textId="449AC9AC" w:rsidR="0036678F" w:rsidRDefault="0036678F">
          <w:pPr>
            <w:pStyle w:val="TOC1"/>
            <w:rPr>
              <w:rFonts w:eastAsiaTheme="minorEastAsia" w:cstheme="minorBidi"/>
              <w:noProof/>
              <w:kern w:val="2"/>
              <w14:ligatures w14:val="standardContextual"/>
            </w:rPr>
          </w:pPr>
          <w:hyperlink w:anchor="_Toc157062523" w:history="1">
            <w:r w:rsidRPr="00C40011">
              <w:rPr>
                <w:rStyle w:val="Hyperlink"/>
                <w:noProof/>
              </w:rPr>
              <w:t>6</w:t>
            </w:r>
            <w:r>
              <w:rPr>
                <w:rFonts w:eastAsiaTheme="minorEastAsia" w:cstheme="minorBidi"/>
                <w:noProof/>
                <w:kern w:val="2"/>
                <w14:ligatures w14:val="standardContextual"/>
              </w:rPr>
              <w:tab/>
            </w:r>
            <w:r w:rsidRPr="00C40011">
              <w:rPr>
                <w:rStyle w:val="Hyperlink"/>
                <w:noProof/>
              </w:rPr>
              <w:t>Single Mixing Cell (TPEZ) Calculations</w:t>
            </w:r>
            <w:r>
              <w:rPr>
                <w:noProof/>
                <w:webHidden/>
              </w:rPr>
              <w:tab/>
            </w:r>
            <w:r>
              <w:rPr>
                <w:noProof/>
                <w:webHidden/>
              </w:rPr>
              <w:fldChar w:fldCharType="begin"/>
            </w:r>
            <w:r>
              <w:rPr>
                <w:noProof/>
                <w:webHidden/>
              </w:rPr>
              <w:instrText xml:space="preserve"> PAGEREF _Toc157062523 \h </w:instrText>
            </w:r>
            <w:r>
              <w:rPr>
                <w:noProof/>
                <w:webHidden/>
              </w:rPr>
            </w:r>
            <w:r>
              <w:rPr>
                <w:noProof/>
                <w:webHidden/>
              </w:rPr>
              <w:fldChar w:fldCharType="separate"/>
            </w:r>
            <w:r>
              <w:rPr>
                <w:noProof/>
                <w:webHidden/>
              </w:rPr>
              <w:t>89</w:t>
            </w:r>
            <w:r>
              <w:rPr>
                <w:noProof/>
                <w:webHidden/>
              </w:rPr>
              <w:fldChar w:fldCharType="end"/>
            </w:r>
          </w:hyperlink>
        </w:p>
        <w:p w14:paraId="18617F40" w14:textId="265FE20F"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4" w:history="1">
            <w:r w:rsidRPr="00C40011">
              <w:rPr>
                <w:rStyle w:val="Hyperlink"/>
                <w:noProof/>
              </w:rPr>
              <w:t>6.1</w:t>
            </w:r>
            <w:r>
              <w:rPr>
                <w:rFonts w:eastAsiaTheme="minorEastAsia" w:cstheme="minorBidi"/>
                <w:noProof/>
                <w:kern w:val="2"/>
                <w14:ligatures w14:val="standardContextual"/>
              </w:rPr>
              <w:tab/>
            </w:r>
            <w:r w:rsidRPr="00C40011">
              <w:rPr>
                <w:rStyle w:val="Hyperlink"/>
                <w:noProof/>
              </w:rPr>
              <w:t>Water Balance</w:t>
            </w:r>
            <w:r>
              <w:rPr>
                <w:noProof/>
                <w:webHidden/>
              </w:rPr>
              <w:tab/>
            </w:r>
            <w:r>
              <w:rPr>
                <w:noProof/>
                <w:webHidden/>
              </w:rPr>
              <w:fldChar w:fldCharType="begin"/>
            </w:r>
            <w:r>
              <w:rPr>
                <w:noProof/>
                <w:webHidden/>
              </w:rPr>
              <w:instrText xml:space="preserve"> PAGEREF _Toc157062524 \h </w:instrText>
            </w:r>
            <w:r>
              <w:rPr>
                <w:noProof/>
                <w:webHidden/>
              </w:rPr>
            </w:r>
            <w:r>
              <w:rPr>
                <w:noProof/>
                <w:webHidden/>
              </w:rPr>
              <w:fldChar w:fldCharType="separate"/>
            </w:r>
            <w:r>
              <w:rPr>
                <w:noProof/>
                <w:webHidden/>
              </w:rPr>
              <w:t>89</w:t>
            </w:r>
            <w:r>
              <w:rPr>
                <w:noProof/>
                <w:webHidden/>
              </w:rPr>
              <w:fldChar w:fldCharType="end"/>
            </w:r>
          </w:hyperlink>
        </w:p>
        <w:p w14:paraId="6F5B69E7" w14:textId="26CFE043"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5" w:history="1">
            <w:r w:rsidRPr="00C40011">
              <w:rPr>
                <w:rStyle w:val="Hyperlink"/>
                <w:noProof/>
              </w:rPr>
              <w:t>6.2</w:t>
            </w:r>
            <w:r>
              <w:rPr>
                <w:rFonts w:eastAsiaTheme="minorEastAsia" w:cstheme="minorBidi"/>
                <w:noProof/>
                <w:kern w:val="2"/>
                <w14:ligatures w14:val="standardContextual"/>
              </w:rPr>
              <w:tab/>
            </w:r>
            <w:r w:rsidRPr="00C40011">
              <w:rPr>
                <w:rStyle w:val="Hyperlink"/>
                <w:noProof/>
              </w:rPr>
              <w:t>Sediment Balance</w:t>
            </w:r>
            <w:r>
              <w:rPr>
                <w:noProof/>
                <w:webHidden/>
              </w:rPr>
              <w:tab/>
            </w:r>
            <w:r>
              <w:rPr>
                <w:noProof/>
                <w:webHidden/>
              </w:rPr>
              <w:fldChar w:fldCharType="begin"/>
            </w:r>
            <w:r>
              <w:rPr>
                <w:noProof/>
                <w:webHidden/>
              </w:rPr>
              <w:instrText xml:space="preserve"> PAGEREF _Toc157062525 \h </w:instrText>
            </w:r>
            <w:r>
              <w:rPr>
                <w:noProof/>
                <w:webHidden/>
              </w:rPr>
            </w:r>
            <w:r>
              <w:rPr>
                <w:noProof/>
                <w:webHidden/>
              </w:rPr>
              <w:fldChar w:fldCharType="separate"/>
            </w:r>
            <w:r>
              <w:rPr>
                <w:noProof/>
                <w:webHidden/>
              </w:rPr>
              <w:t>90</w:t>
            </w:r>
            <w:r>
              <w:rPr>
                <w:noProof/>
                <w:webHidden/>
              </w:rPr>
              <w:fldChar w:fldCharType="end"/>
            </w:r>
          </w:hyperlink>
        </w:p>
        <w:p w14:paraId="20FAB0D7" w14:textId="358B636E"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6" w:history="1">
            <w:r w:rsidRPr="00C40011">
              <w:rPr>
                <w:rStyle w:val="Hyperlink"/>
                <w:noProof/>
              </w:rPr>
              <w:t>6.3</w:t>
            </w:r>
            <w:r>
              <w:rPr>
                <w:rFonts w:eastAsiaTheme="minorEastAsia" w:cstheme="minorBidi"/>
                <w:noProof/>
                <w:kern w:val="2"/>
                <w14:ligatures w14:val="standardContextual"/>
              </w:rPr>
              <w:tab/>
            </w:r>
            <w:r w:rsidRPr="00C40011">
              <w:rPr>
                <w:rStyle w:val="Hyperlink"/>
                <w:noProof/>
              </w:rPr>
              <w:t>Solute Mass Balance</w:t>
            </w:r>
            <w:r>
              <w:rPr>
                <w:noProof/>
                <w:webHidden/>
              </w:rPr>
              <w:tab/>
            </w:r>
            <w:r>
              <w:rPr>
                <w:noProof/>
                <w:webHidden/>
              </w:rPr>
              <w:fldChar w:fldCharType="begin"/>
            </w:r>
            <w:r>
              <w:rPr>
                <w:noProof/>
                <w:webHidden/>
              </w:rPr>
              <w:instrText xml:space="preserve"> PAGEREF _Toc157062526 \h </w:instrText>
            </w:r>
            <w:r>
              <w:rPr>
                <w:noProof/>
                <w:webHidden/>
              </w:rPr>
            </w:r>
            <w:r>
              <w:rPr>
                <w:noProof/>
                <w:webHidden/>
              </w:rPr>
              <w:fldChar w:fldCharType="separate"/>
            </w:r>
            <w:r>
              <w:rPr>
                <w:noProof/>
                <w:webHidden/>
              </w:rPr>
              <w:t>90</w:t>
            </w:r>
            <w:r>
              <w:rPr>
                <w:noProof/>
                <w:webHidden/>
              </w:rPr>
              <w:fldChar w:fldCharType="end"/>
            </w:r>
          </w:hyperlink>
        </w:p>
        <w:p w14:paraId="4C5EED90" w14:textId="7516CFF6"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7" w:history="1">
            <w:r w:rsidRPr="00C40011">
              <w:rPr>
                <w:rStyle w:val="Hyperlink"/>
                <w:noProof/>
              </w:rPr>
              <w:t>6.4</w:t>
            </w:r>
            <w:r>
              <w:rPr>
                <w:rFonts w:eastAsiaTheme="minorEastAsia" w:cstheme="minorBidi"/>
                <w:noProof/>
                <w:kern w:val="2"/>
                <w14:ligatures w14:val="standardContextual"/>
              </w:rPr>
              <w:tab/>
            </w:r>
            <w:r w:rsidRPr="00C40011">
              <w:rPr>
                <w:rStyle w:val="Hyperlink"/>
                <w:noProof/>
              </w:rPr>
              <w:t>Initial Conditions</w:t>
            </w:r>
            <w:r>
              <w:rPr>
                <w:noProof/>
                <w:webHidden/>
              </w:rPr>
              <w:tab/>
            </w:r>
            <w:r>
              <w:rPr>
                <w:noProof/>
                <w:webHidden/>
              </w:rPr>
              <w:fldChar w:fldCharType="begin"/>
            </w:r>
            <w:r>
              <w:rPr>
                <w:noProof/>
                <w:webHidden/>
              </w:rPr>
              <w:instrText xml:space="preserve"> PAGEREF _Toc157062527 \h </w:instrText>
            </w:r>
            <w:r>
              <w:rPr>
                <w:noProof/>
                <w:webHidden/>
              </w:rPr>
            </w:r>
            <w:r>
              <w:rPr>
                <w:noProof/>
                <w:webHidden/>
              </w:rPr>
              <w:fldChar w:fldCharType="separate"/>
            </w:r>
            <w:r>
              <w:rPr>
                <w:noProof/>
                <w:webHidden/>
              </w:rPr>
              <w:t>91</w:t>
            </w:r>
            <w:r>
              <w:rPr>
                <w:noProof/>
                <w:webHidden/>
              </w:rPr>
              <w:fldChar w:fldCharType="end"/>
            </w:r>
          </w:hyperlink>
        </w:p>
        <w:p w14:paraId="70CC95C3" w14:textId="4D04BE08"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8" w:history="1">
            <w:r w:rsidRPr="00C40011">
              <w:rPr>
                <w:rStyle w:val="Hyperlink"/>
                <w:noProof/>
              </w:rPr>
              <w:t>6.5</w:t>
            </w:r>
            <w:r>
              <w:rPr>
                <w:rFonts w:eastAsiaTheme="minorEastAsia" w:cstheme="minorBidi"/>
                <w:noProof/>
                <w:kern w:val="2"/>
                <w14:ligatures w14:val="standardContextual"/>
              </w:rPr>
              <w:tab/>
            </w:r>
            <w:r w:rsidRPr="00C40011">
              <w:rPr>
                <w:rStyle w:val="Hyperlink"/>
                <w:noProof/>
              </w:rPr>
              <w:t>Time Intervals</w:t>
            </w:r>
            <w:r>
              <w:rPr>
                <w:noProof/>
                <w:webHidden/>
              </w:rPr>
              <w:tab/>
            </w:r>
            <w:r>
              <w:rPr>
                <w:noProof/>
                <w:webHidden/>
              </w:rPr>
              <w:fldChar w:fldCharType="begin"/>
            </w:r>
            <w:r>
              <w:rPr>
                <w:noProof/>
                <w:webHidden/>
              </w:rPr>
              <w:instrText xml:space="preserve"> PAGEREF _Toc157062528 \h </w:instrText>
            </w:r>
            <w:r>
              <w:rPr>
                <w:noProof/>
                <w:webHidden/>
              </w:rPr>
            </w:r>
            <w:r>
              <w:rPr>
                <w:noProof/>
                <w:webHidden/>
              </w:rPr>
              <w:fldChar w:fldCharType="separate"/>
            </w:r>
            <w:r>
              <w:rPr>
                <w:noProof/>
                <w:webHidden/>
              </w:rPr>
              <w:t>92</w:t>
            </w:r>
            <w:r>
              <w:rPr>
                <w:noProof/>
                <w:webHidden/>
              </w:rPr>
              <w:fldChar w:fldCharType="end"/>
            </w:r>
          </w:hyperlink>
        </w:p>
        <w:p w14:paraId="739A3B9E" w14:textId="2B1ECA1A" w:rsidR="0036678F" w:rsidRDefault="0036678F">
          <w:pPr>
            <w:pStyle w:val="TOC2"/>
            <w:tabs>
              <w:tab w:val="left" w:pos="880"/>
              <w:tab w:val="right" w:leader="dot" w:pos="9350"/>
            </w:tabs>
            <w:rPr>
              <w:rFonts w:eastAsiaTheme="minorEastAsia" w:cstheme="minorBidi"/>
              <w:noProof/>
              <w:kern w:val="2"/>
              <w14:ligatures w14:val="standardContextual"/>
            </w:rPr>
          </w:pPr>
          <w:hyperlink w:anchor="_Toc157062529" w:history="1">
            <w:r w:rsidRPr="00C40011">
              <w:rPr>
                <w:rStyle w:val="Hyperlink"/>
                <w:noProof/>
              </w:rPr>
              <w:t>6.6</w:t>
            </w:r>
            <w:r>
              <w:rPr>
                <w:rFonts w:eastAsiaTheme="minorEastAsia" w:cstheme="minorBidi"/>
                <w:noProof/>
                <w:kern w:val="2"/>
                <w14:ligatures w14:val="standardContextual"/>
              </w:rPr>
              <w:tab/>
            </w:r>
            <w:r w:rsidRPr="00C40011">
              <w:rPr>
                <w:rStyle w:val="Hyperlink"/>
                <w:noProof/>
              </w:rPr>
              <w:t>Parameterization of TPEZ</w:t>
            </w:r>
            <w:r>
              <w:rPr>
                <w:noProof/>
                <w:webHidden/>
              </w:rPr>
              <w:tab/>
            </w:r>
            <w:r>
              <w:rPr>
                <w:noProof/>
                <w:webHidden/>
              </w:rPr>
              <w:fldChar w:fldCharType="begin"/>
            </w:r>
            <w:r>
              <w:rPr>
                <w:noProof/>
                <w:webHidden/>
              </w:rPr>
              <w:instrText xml:space="preserve"> PAGEREF _Toc157062529 \h </w:instrText>
            </w:r>
            <w:r>
              <w:rPr>
                <w:noProof/>
                <w:webHidden/>
              </w:rPr>
            </w:r>
            <w:r>
              <w:rPr>
                <w:noProof/>
                <w:webHidden/>
              </w:rPr>
              <w:fldChar w:fldCharType="separate"/>
            </w:r>
            <w:r>
              <w:rPr>
                <w:noProof/>
                <w:webHidden/>
              </w:rPr>
              <w:t>92</w:t>
            </w:r>
            <w:r>
              <w:rPr>
                <w:noProof/>
                <w:webHidden/>
              </w:rPr>
              <w:fldChar w:fldCharType="end"/>
            </w:r>
          </w:hyperlink>
        </w:p>
        <w:p w14:paraId="7EEE1E3F" w14:textId="6609AA61" w:rsidR="0036678F" w:rsidRDefault="0036678F">
          <w:pPr>
            <w:pStyle w:val="TOC1"/>
            <w:rPr>
              <w:rFonts w:eastAsiaTheme="minorEastAsia" w:cstheme="minorBidi"/>
              <w:noProof/>
              <w:kern w:val="2"/>
              <w14:ligatures w14:val="standardContextual"/>
            </w:rPr>
          </w:pPr>
          <w:hyperlink w:anchor="_Toc157062530" w:history="1">
            <w:r w:rsidRPr="00C40011">
              <w:rPr>
                <w:rStyle w:val="Hyperlink"/>
                <w:noProof/>
              </w:rPr>
              <w:t>7</w:t>
            </w:r>
            <w:r>
              <w:rPr>
                <w:rFonts w:eastAsiaTheme="minorEastAsia" w:cstheme="minorBidi"/>
                <w:noProof/>
                <w:kern w:val="2"/>
                <w14:ligatures w14:val="standardContextual"/>
              </w:rPr>
              <w:tab/>
            </w:r>
            <w:r w:rsidRPr="00C40011">
              <w:rPr>
                <w:rStyle w:val="Hyperlink"/>
                <w:noProof/>
              </w:rPr>
              <w:t>Computer Implementation</w:t>
            </w:r>
            <w:r>
              <w:rPr>
                <w:noProof/>
                <w:webHidden/>
              </w:rPr>
              <w:tab/>
            </w:r>
            <w:r>
              <w:rPr>
                <w:noProof/>
                <w:webHidden/>
              </w:rPr>
              <w:fldChar w:fldCharType="begin"/>
            </w:r>
            <w:r>
              <w:rPr>
                <w:noProof/>
                <w:webHidden/>
              </w:rPr>
              <w:instrText xml:space="preserve"> PAGEREF _Toc157062530 \h </w:instrText>
            </w:r>
            <w:r>
              <w:rPr>
                <w:noProof/>
                <w:webHidden/>
              </w:rPr>
            </w:r>
            <w:r>
              <w:rPr>
                <w:noProof/>
                <w:webHidden/>
              </w:rPr>
              <w:fldChar w:fldCharType="separate"/>
            </w:r>
            <w:r>
              <w:rPr>
                <w:noProof/>
                <w:webHidden/>
              </w:rPr>
              <w:t>92</w:t>
            </w:r>
            <w:r>
              <w:rPr>
                <w:noProof/>
                <w:webHidden/>
              </w:rPr>
              <w:fldChar w:fldCharType="end"/>
            </w:r>
          </w:hyperlink>
        </w:p>
        <w:p w14:paraId="100B4EDA" w14:textId="54DDDF8E" w:rsidR="0036678F" w:rsidRDefault="0036678F">
          <w:pPr>
            <w:pStyle w:val="TOC1"/>
            <w:rPr>
              <w:rFonts w:eastAsiaTheme="minorEastAsia" w:cstheme="minorBidi"/>
              <w:noProof/>
              <w:kern w:val="2"/>
              <w14:ligatures w14:val="standardContextual"/>
            </w:rPr>
          </w:pPr>
          <w:hyperlink w:anchor="_Toc157062531" w:history="1">
            <w:r w:rsidRPr="00C40011">
              <w:rPr>
                <w:rStyle w:val="Hyperlink"/>
                <w:noProof/>
              </w:rPr>
              <w:t>8</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_Toc157062531 \h </w:instrText>
            </w:r>
            <w:r>
              <w:rPr>
                <w:noProof/>
                <w:webHidden/>
              </w:rPr>
            </w:r>
            <w:r>
              <w:rPr>
                <w:noProof/>
                <w:webHidden/>
              </w:rPr>
              <w:fldChar w:fldCharType="separate"/>
            </w:r>
            <w:r>
              <w:rPr>
                <w:noProof/>
                <w:webHidden/>
              </w:rPr>
              <w:t>93</w:t>
            </w:r>
            <w:r>
              <w:rPr>
                <w:noProof/>
                <w:webHidden/>
              </w:rPr>
              <w:fldChar w:fldCharType="end"/>
            </w:r>
          </w:hyperlink>
        </w:p>
        <w:p w14:paraId="1CDCAD55" w14:textId="70352C40" w:rsidR="0036678F" w:rsidRDefault="0036678F">
          <w:pPr>
            <w:pStyle w:val="TOC1"/>
            <w:rPr>
              <w:rFonts w:eastAsiaTheme="minorEastAsia" w:cstheme="minorBidi"/>
              <w:noProof/>
              <w:kern w:val="2"/>
              <w14:ligatures w14:val="standardContextual"/>
            </w:rPr>
          </w:pPr>
          <w:hyperlink w:anchor="_Toc157062532" w:history="1">
            <w:r w:rsidRPr="00C40011">
              <w:rPr>
                <w:rStyle w:val="Hyperlink"/>
                <w:noProof/>
              </w:rPr>
              <w:t>9</w:t>
            </w:r>
            <w:r>
              <w:rPr>
                <w:rFonts w:eastAsiaTheme="minorEastAsia" w:cstheme="minorBidi"/>
                <w:noProof/>
                <w:kern w:val="2"/>
                <w14:ligatures w14:val="standardContextual"/>
              </w:rPr>
              <w:tab/>
            </w:r>
            <w:r w:rsidRPr="00C40011">
              <w:rPr>
                <w:rStyle w:val="Hyperlink"/>
                <w:noProof/>
              </w:rPr>
              <w:t>References</w:t>
            </w:r>
            <w:r>
              <w:rPr>
                <w:noProof/>
                <w:webHidden/>
              </w:rPr>
              <w:tab/>
            </w:r>
            <w:r>
              <w:rPr>
                <w:noProof/>
                <w:webHidden/>
              </w:rPr>
              <w:fldChar w:fldCharType="begin"/>
            </w:r>
            <w:r>
              <w:rPr>
                <w:noProof/>
                <w:webHidden/>
              </w:rPr>
              <w:instrText xml:space="preserve"> PAGEREF _Toc157062532 \h </w:instrText>
            </w:r>
            <w:r>
              <w:rPr>
                <w:noProof/>
                <w:webHidden/>
              </w:rPr>
            </w:r>
            <w:r>
              <w:rPr>
                <w:noProof/>
                <w:webHidden/>
              </w:rPr>
              <w:fldChar w:fldCharType="separate"/>
            </w:r>
            <w:r>
              <w:rPr>
                <w:noProof/>
                <w:webHidden/>
              </w:rPr>
              <w:t>96</w:t>
            </w:r>
            <w:r>
              <w:rPr>
                <w:noProof/>
                <w:webHidden/>
              </w:rPr>
              <w:fldChar w:fldCharType="end"/>
            </w:r>
          </w:hyperlink>
        </w:p>
        <w:p w14:paraId="55B6DD00" w14:textId="58F248D4"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footerReference w:type="default" r:id="rId8"/>
          <w:pgSz w:w="12240" w:h="15840"/>
          <w:pgMar w:top="1440" w:right="1440" w:bottom="1440" w:left="1440" w:header="720" w:footer="720" w:gutter="0"/>
          <w:pgNumType w:fmt="lowerRoman" w:start="1"/>
          <w:cols w:space="720"/>
          <w:noEndnote/>
          <w:titlePg/>
          <w:docGrid w:linePitch="299"/>
        </w:sectPr>
      </w:pPr>
    </w:p>
    <w:p w14:paraId="485BF2C3" w14:textId="1EE7E080" w:rsidR="009242B5" w:rsidRPr="009242B5" w:rsidRDefault="00883B9D" w:rsidP="003C5270">
      <w:pPr>
        <w:pStyle w:val="Heading1"/>
      </w:pPr>
      <w:bookmarkStart w:id="0" w:name="_Toc157062456"/>
      <w:r>
        <w:lastRenderedPageBreak/>
        <w:t>PRZM-VVWM</w:t>
      </w:r>
      <w:r w:rsidR="00A20572" w:rsidRPr="00B135A0">
        <w:t xml:space="preserve"> </w:t>
      </w:r>
      <w:bookmarkEnd w:id="0"/>
      <w:r w:rsidR="00780524">
        <w:t>Current Version</w:t>
      </w:r>
    </w:p>
    <w:p w14:paraId="270A3531" w14:textId="7B338A96" w:rsidR="00721C8F" w:rsidRDefault="00883B9D" w:rsidP="00D35FC7">
      <w:r w:rsidRPr="00D35FC7">
        <w:t xml:space="preserve">PRZM5 and VVWM </w:t>
      </w:r>
      <w:r w:rsidR="00780524">
        <w:t>are now</w:t>
      </w:r>
      <w:r w:rsidRPr="00D35FC7">
        <w:t xml:space="preserve"> compiled into a single program</w:t>
      </w:r>
      <w:r w:rsidR="0048140C">
        <w:t xml:space="preserve"> </w:t>
      </w:r>
      <w:r w:rsidR="00E54505">
        <w:t>named</w:t>
      </w:r>
      <w:r w:rsidR="0048140C">
        <w:t xml:space="preserve"> </w:t>
      </w:r>
      <w:r w:rsidR="0048140C" w:rsidRPr="0048140C">
        <w:rPr>
          <w:i/>
          <w:iCs/>
        </w:rPr>
        <w:t>PRZM-VVWM</w:t>
      </w:r>
      <w:r w:rsidR="00780524">
        <w:rPr>
          <w:i/>
          <w:iCs/>
        </w:rPr>
        <w:t>.exe</w:t>
      </w:r>
      <w:r w:rsidRPr="00D35FC7">
        <w:t xml:space="preserve">. This allows more efficient implementation </w:t>
      </w:r>
      <w:r w:rsidR="00780524">
        <w:t xml:space="preserve">than the previous two independent </w:t>
      </w:r>
      <w:r w:rsidR="00E54505">
        <w:t>programs</w:t>
      </w:r>
      <w:r w:rsidRPr="00D35FC7">
        <w:t>.</w:t>
      </w:r>
      <w:r w:rsidR="00624057" w:rsidRPr="00D35FC7">
        <w:t xml:space="preserve"> </w:t>
      </w:r>
      <w:r w:rsidR="000C0922" w:rsidRPr="00D35FC7">
        <w:t>PRZM-VVWM</w:t>
      </w:r>
      <w:r w:rsidR="00E54505">
        <w:t xml:space="preserve"> </w:t>
      </w:r>
      <w:r w:rsidR="00780524">
        <w:t xml:space="preserve">can </w:t>
      </w:r>
      <w:r w:rsidR="00E54505">
        <w:t>process multiple simulations with different inputs,</w:t>
      </w:r>
      <w:r w:rsidR="00721C8F">
        <w:t xml:space="preserve"> commonly</w:t>
      </w:r>
      <w:r w:rsidR="00E54505">
        <w:t xml:space="preserve"> </w:t>
      </w:r>
      <w:r w:rsidR="00721C8F">
        <w:t>known as</w:t>
      </w:r>
      <w:r w:rsidR="007D1F38">
        <w:t xml:space="preserve"> a</w:t>
      </w:r>
      <w:r w:rsidR="00E54505">
        <w:t xml:space="preserve"> </w:t>
      </w:r>
      <w:r w:rsidR="00E54505" w:rsidRPr="00E54505">
        <w:rPr>
          <w:i/>
          <w:iCs/>
        </w:rPr>
        <w:t>batch run</w:t>
      </w:r>
      <w:r w:rsidR="00E54505">
        <w:t>.</w:t>
      </w:r>
      <w:r w:rsidR="000C0922" w:rsidRPr="00D35FC7">
        <w:t xml:space="preserve"> </w:t>
      </w:r>
      <w:r w:rsidR="00721C8F">
        <w:t xml:space="preserve">To enhance the batch run capabilities, </w:t>
      </w:r>
      <w:r w:rsidR="00E54505">
        <w:t xml:space="preserve">PRZM-VVWM </w:t>
      </w:r>
      <w:r w:rsidR="000C0922" w:rsidRPr="00D35FC7">
        <w:t xml:space="preserve">introduces the concept of </w:t>
      </w:r>
      <w:r w:rsidR="000C0922" w:rsidRPr="00E54505">
        <w:rPr>
          <w:i/>
          <w:iCs/>
        </w:rPr>
        <w:t>schemes</w:t>
      </w:r>
      <w:r w:rsidR="000C0922" w:rsidRPr="00D35FC7">
        <w:t>, which allow</w:t>
      </w:r>
      <w:r w:rsidR="00780524">
        <w:t>s</w:t>
      </w:r>
      <w:r w:rsidR="000C0922" w:rsidRPr="00D35FC7">
        <w:t xml:space="preserve"> for </w:t>
      </w:r>
      <w:r w:rsidR="00E54505">
        <w:t>running</w:t>
      </w:r>
      <w:r w:rsidR="000C0922" w:rsidRPr="00D35FC7">
        <w:t xml:space="preserve"> </w:t>
      </w:r>
      <w:r w:rsidR="00721C8F">
        <w:t>multiple different</w:t>
      </w:r>
      <w:r w:rsidR="000C0922" w:rsidRPr="00D35FC7">
        <w:t xml:space="preserve"> application </w:t>
      </w:r>
      <w:r w:rsidR="00721C8F">
        <w:t>patterns</w:t>
      </w:r>
      <w:r w:rsidR="00E54505">
        <w:t xml:space="preserve"> and </w:t>
      </w:r>
      <w:r w:rsidR="00721C8F">
        <w:t xml:space="preserve">multiple different </w:t>
      </w:r>
      <w:r w:rsidR="00E54505">
        <w:t>scenarios</w:t>
      </w:r>
      <w:r w:rsidR="000C0922" w:rsidRPr="00D35FC7">
        <w:t xml:space="preserve"> in</w:t>
      </w:r>
      <w:r w:rsidR="00E54505">
        <w:t xml:space="preserve"> a</w:t>
      </w:r>
      <w:r w:rsidR="00721C8F">
        <w:t xml:space="preserve"> single</w:t>
      </w:r>
      <w:r w:rsidR="000C0922" w:rsidRPr="00D35FC7">
        <w:t xml:space="preserve"> batch run.</w:t>
      </w:r>
      <w:r w:rsidR="00721C8F">
        <w:t xml:space="preserve"> In other words, it is possible to run every labeled pesticide use in a single run, with </w:t>
      </w:r>
      <w:r w:rsidR="00721C8F" w:rsidRPr="00721C8F">
        <w:rPr>
          <w:i/>
          <w:iCs/>
        </w:rPr>
        <w:t>schemes</w:t>
      </w:r>
      <w:r w:rsidR="00721C8F">
        <w:t xml:space="preserve"> making the setup simple.</w:t>
      </w:r>
    </w:p>
    <w:p w14:paraId="2AC65C2F" w14:textId="77777777" w:rsidR="00721C8F" w:rsidRDefault="00721C8F" w:rsidP="00D35FC7"/>
    <w:p w14:paraId="5AE5F513" w14:textId="795E7DFE" w:rsidR="000C0922" w:rsidRDefault="00721C8F" w:rsidP="00D35FC7">
      <w:r>
        <w:t>PRZM-VVWM</w:t>
      </w:r>
      <w:r w:rsidR="00261418" w:rsidRPr="00D35FC7">
        <w:t xml:space="preserve"> is nearly the same</w:t>
      </w:r>
      <w:r w:rsidR="000C0922" w:rsidRPr="00D35FC7">
        <w:t xml:space="preserve"> m</w:t>
      </w:r>
      <w:r w:rsidR="00624057" w:rsidRPr="00D35FC7">
        <w:t>echanistically as the previous version of PRZM</w:t>
      </w:r>
      <w:r>
        <w:t>5</w:t>
      </w:r>
      <w:r w:rsidR="00624057" w:rsidRPr="00D35FC7">
        <w:t xml:space="preserve">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 xml:space="preserve">runs with multiple water bodies and </w:t>
      </w:r>
      <w:r w:rsidR="00E54505">
        <w:t xml:space="preserve">agricultural </w:t>
      </w:r>
      <w:r w:rsidR="000C0922" w:rsidRPr="00D35FC7">
        <w:t>fields</w:t>
      </w:r>
      <w:r w:rsidR="00B11C10" w:rsidRPr="00D35FC7">
        <w:t>.</w:t>
      </w:r>
      <w:r w:rsidR="00E54505">
        <w:t xml:space="preserve"> This version of PRZM-VVWM also includes</w:t>
      </w:r>
      <w:r w:rsidR="0009385E">
        <w:t xml:space="preserve"> </w:t>
      </w:r>
      <w:r w:rsidR="00E54505">
        <w:t xml:space="preserve">an optional </w:t>
      </w:r>
      <w:r w:rsidR="0009385E">
        <w:t>single</w:t>
      </w:r>
      <w:r w:rsidR="00E54505">
        <w:t>-c</w:t>
      </w:r>
      <w:r w:rsidR="0009385E">
        <w:t>ompart</w:t>
      </w:r>
      <w:r w:rsidR="00E54505">
        <w:t>ment</w:t>
      </w:r>
      <w:r w:rsidR="0009385E">
        <w:t xml:space="preserve"> receiving area for simulati</w:t>
      </w:r>
      <w:r w:rsidR="00E54505">
        <w:t>ng</w:t>
      </w:r>
      <w:r w:rsidR="0009385E">
        <w:t xml:space="preserve"> the US EPA terrestrial exposure zone (TPEZ) which is used for terrestrial plant exposures</w:t>
      </w:r>
      <w:r>
        <w:t>, with this addition ecological risk assessment calculations are greatly reduced as the previous means to run these models was quite onerous</w:t>
      </w:r>
      <w:r w:rsidR="0009385E">
        <w:t>.</w:t>
      </w:r>
      <w:r w:rsidR="003C5270">
        <w:t xml:space="preserve">  Significant changes are as follows:</w:t>
      </w:r>
    </w:p>
    <w:p w14:paraId="079DEFAD" w14:textId="77777777" w:rsidR="00B77470" w:rsidRDefault="00B77470" w:rsidP="00D35FC7"/>
    <w:p w14:paraId="1AA83991" w14:textId="5078D23B" w:rsidR="00B77470" w:rsidRPr="00B0305C" w:rsidRDefault="00B77470" w:rsidP="00D35FC7">
      <w:pPr>
        <w:rPr>
          <w:b/>
          <w:bCs/>
        </w:rPr>
      </w:pPr>
      <w:r w:rsidRPr="00B0305C">
        <w:rPr>
          <w:b/>
          <w:bCs/>
        </w:rPr>
        <w:t>Version 1.0.0.</w:t>
      </w:r>
      <w:r w:rsidR="00B9336C">
        <w:rPr>
          <w:b/>
          <w:bCs/>
        </w:rPr>
        <w:t>4</w:t>
      </w:r>
    </w:p>
    <w:p w14:paraId="326312C7" w14:textId="5FAB3A3F" w:rsidR="00F3395B" w:rsidRDefault="00F3395B" w:rsidP="00F3395B">
      <w:r>
        <w:t xml:space="preserve">Soil degradation parent-to-daughter conversion ratio was previously a mass ratio, it is now a molar ratio to conform with the other degradation mechanisms. </w:t>
      </w:r>
    </w:p>
    <w:p w14:paraId="72F1B51B" w14:textId="77777777" w:rsidR="00B0305C" w:rsidRDefault="00B0305C" w:rsidP="00D35FC7"/>
    <w:p w14:paraId="34550A83" w14:textId="2D96F4F2" w:rsidR="00B0305C" w:rsidRDefault="00B0305C" w:rsidP="00D35FC7">
      <w:r>
        <w:t>Spray drift to waterbody previously arrived a day earlier than application. Now it is correct.</w:t>
      </w:r>
    </w:p>
    <w:p w14:paraId="0DBCD486" w14:textId="77777777" w:rsidR="00B0305C" w:rsidRDefault="00B0305C" w:rsidP="00D35FC7"/>
    <w:p w14:paraId="338B7405" w14:textId="27D2B4F3" w:rsidR="00B0305C" w:rsidRDefault="00B0305C" w:rsidP="00D35FC7">
      <w:r>
        <w:t xml:space="preserve">There is no longer a numerical implicit correction to soil degradation. This caused inconsistent results when soil degradation was not dominant and when sorbed phase degradation is turned off. </w:t>
      </w:r>
      <w:r w:rsidR="00F3395B">
        <w:t>The implicit correction allowed perfect apparent degradation without error for the case of purely soil total degradation only; however, this was deceptive because it also unfairly treated other dissipation process in the soil and caused significant deviation for the case of retarded aqueous degradation. The i</w:t>
      </w:r>
      <w:r w:rsidR="00033584">
        <w:t>mplicit correction for soil degradation</w:t>
      </w:r>
      <w:r w:rsidR="00F3395B">
        <w:t xml:space="preserve"> was</w:t>
      </w:r>
      <w:r w:rsidR="00033584">
        <w:t xml:space="preserve"> removed and straight numerical calculation now used instead. This was problematic for cases where other dissipation processes besides soil degradation occurred also problematic when aqueous-only degradation was used.</w:t>
      </w:r>
    </w:p>
    <w:p w14:paraId="478C66FA" w14:textId="77777777" w:rsidR="00B0305C" w:rsidRDefault="00B0305C" w:rsidP="00D35FC7"/>
    <w:p w14:paraId="650AB1B7" w14:textId="084E6EA8" w:rsidR="00B0305C" w:rsidRDefault="00B0305C" w:rsidP="00D35FC7">
      <w:r>
        <w:t>Groundwater breakthrough is now an output option.</w:t>
      </w:r>
    </w:p>
    <w:p w14:paraId="21C09C3A" w14:textId="77777777" w:rsidR="008E1689" w:rsidRDefault="008E1689" w:rsidP="00D35FC7"/>
    <w:p w14:paraId="37DD68BF" w14:textId="144394FD" w:rsidR="008E1689" w:rsidRDefault="008E1689" w:rsidP="00D35FC7">
      <w:r w:rsidRPr="00532CD5">
        <w:rPr>
          <w:i/>
          <w:iCs/>
        </w:rPr>
        <w:t xml:space="preserve">Advanced </w:t>
      </w:r>
      <w:r w:rsidR="00532CD5" w:rsidRPr="00532CD5">
        <w:rPr>
          <w:i/>
          <w:iCs/>
        </w:rPr>
        <w:t>U</w:t>
      </w:r>
      <w:r w:rsidRPr="00532CD5">
        <w:rPr>
          <w:i/>
          <w:iCs/>
        </w:rPr>
        <w:t>ser</w:t>
      </w:r>
      <w:r>
        <w:t xml:space="preserve"> row on spray table is now functional</w:t>
      </w:r>
      <w:r w:rsidR="00B9336C">
        <w:t>.</w:t>
      </w:r>
    </w:p>
    <w:p w14:paraId="287DD52F" w14:textId="77777777" w:rsidR="00A712C6" w:rsidRDefault="00A712C6" w:rsidP="00D35FC7"/>
    <w:p w14:paraId="08BE738E" w14:textId="2C96CFA0" w:rsidR="00A712C6" w:rsidRDefault="00033584" w:rsidP="00D35FC7">
      <w:r>
        <w:t>Fixed evergreen initialization to FALSE for batch scenario file runs. Previously</w:t>
      </w:r>
      <w:r w:rsidR="00532CD5">
        <w:t xml:space="preserve"> it was</w:t>
      </w:r>
      <w:r>
        <w:t xml:space="preserve"> uninitialized between runs.</w:t>
      </w:r>
    </w:p>
    <w:p w14:paraId="292E9D44" w14:textId="77777777" w:rsidR="001A24F4" w:rsidRDefault="001A24F4" w:rsidP="00D35FC7"/>
    <w:p w14:paraId="3C7F3B35" w14:textId="1FF68A6E" w:rsidR="001A24F4" w:rsidRDefault="001A24F4" w:rsidP="00D35FC7">
      <w:r>
        <w:t>Added runoff, erosion, and drift mitigation feature.</w:t>
      </w:r>
    </w:p>
    <w:p w14:paraId="3BDE4C26" w14:textId="77777777" w:rsidR="00B77470" w:rsidRDefault="00B77470" w:rsidP="00D35FC7"/>
    <w:p w14:paraId="1051C84B" w14:textId="2AAD4365" w:rsidR="00F3395B" w:rsidRDefault="00F3395B" w:rsidP="00D35FC7">
      <w:r>
        <w:t>Corrected rain restriction input order</w:t>
      </w:r>
    </w:p>
    <w:p w14:paraId="373A3942" w14:textId="77777777" w:rsidR="00107884" w:rsidRDefault="00107884" w:rsidP="00D35FC7"/>
    <w:p w14:paraId="331A6428" w14:textId="426C2C20" w:rsidR="00107884" w:rsidRDefault="00107884" w:rsidP="00D35FC7">
      <w:r>
        <w:t>Added a shape to the waterbody in order to generalize spraydrift. Waterbody width is now required in order to calculate spraydrift contribution.  Raw spray deposition curves are now inputs instead of pre-calculated spray factors.</w:t>
      </w:r>
    </w:p>
    <w:p w14:paraId="77651EB2" w14:textId="4EC8233A" w:rsidR="00FF3BFA" w:rsidRDefault="00FF3BFA" w:rsidP="00D35FC7">
      <w:r>
        <w:lastRenderedPageBreak/>
        <w:t>Application Methods 6 and 7 (triangle and inverted triangle) were switched. Now corrected. Method 6 refers to regular triangle. Method 7 refers to inverted triangle.</w:t>
      </w:r>
    </w:p>
    <w:p w14:paraId="0BD17D09" w14:textId="77777777" w:rsidR="006D710A" w:rsidRDefault="006D710A" w:rsidP="00D35FC7"/>
    <w:p w14:paraId="3BC6CFEB" w14:textId="75D279D5" w:rsidR="006D710A" w:rsidRDefault="006D710A" w:rsidP="00D35FC7">
      <w:r>
        <w:t>Added a maximum irrigation trigger depth (variable is max_irrig_soildepth). This is the depth over which soil depth dryness triggers irrigation.  Trigger depth normally will be the depth of the root on any day, but trigger depth cannot exceed max_irig_soildepth.  This prevents excessive delays in irrigation for deeply rooted crops and reflect a realistic soil sensor depth that would trigger irrigation. If user provides no value, the program uses a default of 30 cm.</w:t>
      </w:r>
    </w:p>
    <w:p w14:paraId="458AA645" w14:textId="77777777" w:rsidR="003C5270" w:rsidRDefault="003C5270" w:rsidP="00D35FC7"/>
    <w:p w14:paraId="04D75B56" w14:textId="3768FB1D" w:rsidR="003C5270" w:rsidRDefault="003C5270" w:rsidP="003C5270">
      <w:pPr>
        <w:rPr>
          <w:b/>
          <w:bCs/>
        </w:rPr>
      </w:pPr>
      <w:r w:rsidRPr="003C5270">
        <w:rPr>
          <w:b/>
          <w:bCs/>
        </w:rPr>
        <w:t>Changes from Version 1.0.0.0 to 1.0.0.2 (PWC 3.00</w:t>
      </w:r>
      <w:r w:rsidR="00C45FA6">
        <w:rPr>
          <w:b/>
          <w:bCs/>
        </w:rPr>
        <w:t>3</w:t>
      </w:r>
      <w:r w:rsidRPr="003C5270">
        <w:rPr>
          <w:b/>
          <w:bCs/>
        </w:rPr>
        <w:t xml:space="preserve"> uses this PRZM-VVWM version)</w:t>
      </w:r>
    </w:p>
    <w:p w14:paraId="428048C8" w14:textId="77777777" w:rsidR="00C45FA6" w:rsidRDefault="00C45FA6" w:rsidP="003C5270">
      <w:r w:rsidRPr="00C45FA6">
        <w:t>Fixed app</w:t>
      </w:r>
      <w:r>
        <w:t xml:space="preserve"> window when TPEZ was run. Previously TPEZ spray drift values were carried to VVWM when an application widow option was used.</w:t>
      </w:r>
    </w:p>
    <w:p w14:paraId="750F3CD5" w14:textId="578C7563" w:rsidR="00C45FA6" w:rsidRPr="00C45FA6" w:rsidRDefault="00C45FA6" w:rsidP="003C5270">
      <w:r>
        <w:t xml:space="preserve"> </w:t>
      </w:r>
    </w:p>
    <w:p w14:paraId="54D7B53A" w14:textId="6599E2E3" w:rsidR="003C5270" w:rsidRDefault="003C5270" w:rsidP="003C5270">
      <w:r>
        <w:t>Fixed the conversion fo</w:t>
      </w:r>
      <w:r w:rsidR="00C45FA6">
        <w:t>r</w:t>
      </w:r>
      <w:r>
        <w:t xml:space="preserve"> lb/acre, previous version 1.000 incorrectly gave results 25% lower when lb/acre was selected for an input.</w:t>
      </w:r>
    </w:p>
    <w:p w14:paraId="1AFD9279" w14:textId="77777777" w:rsidR="003C5270" w:rsidRDefault="003C5270" w:rsidP="003C5270"/>
    <w:p w14:paraId="3209F444" w14:textId="72505ABE" w:rsidR="003C5270" w:rsidRDefault="003C5270" w:rsidP="003C5270">
      <w:r>
        <w:t>Filenames of the output files containing the medians now include the family name for easy identification and to prevent overwriting when multiple projects are conducted in the same directory.</w:t>
      </w:r>
    </w:p>
    <w:p w14:paraId="60D87F92" w14:textId="77777777" w:rsidR="003C5270" w:rsidRDefault="003C5270" w:rsidP="003C5270"/>
    <w:p w14:paraId="606E3BAF" w14:textId="7E1D1C10" w:rsidR="003C5270" w:rsidRDefault="000D27F4" w:rsidP="003C5270">
      <w:r>
        <w:t>Repaired f</w:t>
      </w:r>
      <w:r w:rsidR="003C5270">
        <w:t xml:space="preserve">ile reading of external </w:t>
      </w:r>
      <w:r>
        <w:t xml:space="preserve">batch </w:t>
      </w:r>
      <w:r w:rsidR="003C5270">
        <w:t>scenario file</w:t>
      </w:r>
      <w:r>
        <w:t xml:space="preserve"> (scv file);</w:t>
      </w:r>
      <w:r w:rsidR="003C5270">
        <w:t xml:space="preserve"> previous versions had problem reading weather file names</w:t>
      </w:r>
      <w:r>
        <w:t xml:space="preserve"> in the file</w:t>
      </w:r>
      <w:r w:rsidR="003C5270">
        <w:t>.</w:t>
      </w:r>
    </w:p>
    <w:p w14:paraId="0E04CFC2" w14:textId="77777777" w:rsidR="003C5270" w:rsidRDefault="003C5270" w:rsidP="00D35FC7"/>
    <w:p w14:paraId="367AB6B5" w14:textId="77777777" w:rsidR="003C5270" w:rsidRDefault="003C5270" w:rsidP="00D35FC7"/>
    <w:p w14:paraId="0F983C6E" w14:textId="74CD0C96" w:rsidR="003C5270" w:rsidRPr="003C5270" w:rsidRDefault="003C5270" w:rsidP="00D35FC7">
      <w:pPr>
        <w:rPr>
          <w:b/>
          <w:bCs/>
        </w:rPr>
      </w:pPr>
      <w:r w:rsidRPr="003C5270">
        <w:rPr>
          <w:b/>
          <w:bCs/>
        </w:rPr>
        <w:t>Version 1.0.0.0 (PWC 3.000 uses PRZM-VVWM version)</w:t>
      </w:r>
      <w:r>
        <w:rPr>
          <w:b/>
          <w:bCs/>
        </w:rPr>
        <w:t xml:space="preserve">. </w:t>
      </w:r>
    </w:p>
    <w:p w14:paraId="4E1853DE" w14:textId="454A2A73" w:rsidR="00D41AA4" w:rsidRDefault="00215F0E" w:rsidP="00D35FC7">
      <w:r>
        <w:t xml:space="preserve">The </w:t>
      </w:r>
      <w:r w:rsidR="00D41AA4">
        <w:t>C</w:t>
      </w:r>
      <w:r w:rsidR="00E54505">
        <w:t xml:space="preserve">hemical Application Methods </w:t>
      </w:r>
      <w:r>
        <w:t xml:space="preserve">(commonly known by avid PRZM users as CAMs) </w:t>
      </w:r>
      <w:r w:rsidR="00E54505">
        <w:t>are renumbered to fit the reduced number of supported application methods.</w:t>
      </w:r>
    </w:p>
    <w:p w14:paraId="5C533A04" w14:textId="77777777" w:rsidR="00761134" w:rsidRDefault="00761134" w:rsidP="00D35FC7"/>
    <w:p w14:paraId="392974F7" w14:textId="5D3D97C4" w:rsidR="00B96623" w:rsidRDefault="00B96623" w:rsidP="00D35FC7">
      <w:r>
        <w:t xml:space="preserve">Manning’s N </w:t>
      </w:r>
      <w:r w:rsidR="00761134">
        <w:t>was eliminated. The option to calculate erosion without using a Manning’s n was offered and tested in the previous PRZM version. It is now fully and solely implemented in this version, as it unnecessarily complicate</w:t>
      </w:r>
      <w:r w:rsidR="00010C57">
        <w:t>d</w:t>
      </w:r>
      <w:r w:rsidR="00761134">
        <w:t xml:space="preserve"> simulations without influencing pesticide exposure assessments.</w:t>
      </w:r>
    </w:p>
    <w:p w14:paraId="12F922D8" w14:textId="77777777" w:rsidR="00761134" w:rsidRDefault="00761134" w:rsidP="00D35FC7"/>
    <w:p w14:paraId="43DB080C" w14:textId="54EB8E94" w:rsidR="00761134" w:rsidRDefault="00761134" w:rsidP="00D35FC7">
      <w:r>
        <w:t>The i</w:t>
      </w:r>
      <w:r w:rsidR="00D41AA4">
        <w:t xml:space="preserve">nitial water content </w:t>
      </w:r>
      <w:r>
        <w:t xml:space="preserve">was formerly an </w:t>
      </w:r>
      <w:r w:rsidR="003638D4">
        <w:t>input,</w:t>
      </w:r>
      <w:r>
        <w:t xml:space="preserve"> but users would set this </w:t>
      </w:r>
      <w:r w:rsidR="003638D4">
        <w:t xml:space="preserve">initial </w:t>
      </w:r>
      <w:r>
        <w:t xml:space="preserve">water content to the maximum water content (which </w:t>
      </w:r>
      <w:r w:rsidR="00721C8F">
        <w:t xml:space="preserve">also </w:t>
      </w:r>
      <w:r w:rsidR="003638D4">
        <w:t>was and still is</w:t>
      </w:r>
      <w:r>
        <w:t xml:space="preserve"> an input). To reduce the redundancy</w:t>
      </w:r>
      <w:r w:rsidR="003638D4">
        <w:t xml:space="preserve"> for users to enter the same values in two places</w:t>
      </w:r>
      <w:r>
        <w:t>, the current version sets this automatically</w:t>
      </w:r>
      <w:r w:rsidR="003638D4">
        <w:t>, and initial water content is no longer an input.</w:t>
      </w:r>
    </w:p>
    <w:p w14:paraId="1095A492" w14:textId="77777777" w:rsidR="00761134" w:rsidRDefault="00761134" w:rsidP="00D35FC7"/>
    <w:p w14:paraId="061F24D0" w14:textId="6A5D2021" w:rsidR="00D41AA4" w:rsidRDefault="001873CE" w:rsidP="00D35FC7">
      <w:r>
        <w:t>Application efficienc</w:t>
      </w:r>
      <w:r w:rsidR="00055156">
        <w:t>ies have been used almost solely to compensate for drift losses in US EPA assessments</w:t>
      </w:r>
      <w:r w:rsidR="00721C8F">
        <w:t>,</w:t>
      </w:r>
      <w:r w:rsidR="00055156">
        <w:t xml:space="preserve"> and </w:t>
      </w:r>
      <w:r w:rsidR="00721C8F">
        <w:t xml:space="preserve">this </w:t>
      </w:r>
      <w:r w:rsidR="00055156">
        <w:t xml:space="preserve">required external calculations. These efficiencies are now calculated internally and are no longer required inputs. Efficiencies are calculated to </w:t>
      </w:r>
      <w:r w:rsidR="00D16169">
        <w:t>ensure</w:t>
      </w:r>
      <w:r w:rsidR="00055156">
        <w:t xml:space="preserve"> a mass balance</w:t>
      </w:r>
      <w:r w:rsidR="00721C8F">
        <w:t>,</w:t>
      </w:r>
      <w:r w:rsidR="00055156">
        <w:t xml:space="preserve"> where the amount of mass applied to the field is reduced by the amount drifting to the receiving area.</w:t>
      </w:r>
    </w:p>
    <w:p w14:paraId="64794CE2" w14:textId="77777777" w:rsidR="00055156" w:rsidRDefault="00055156" w:rsidP="00D35FC7"/>
    <w:p w14:paraId="67A23D31" w14:textId="0E8BA4DC" w:rsidR="003C7EAA" w:rsidRDefault="003C7EAA" w:rsidP="00D35FC7">
      <w:r>
        <w:t>Additional groundwater degradation profiles are provided, including linear, exponential, stepped ramp.</w:t>
      </w:r>
      <w:r w:rsidR="00D16169">
        <w:t xml:space="preserve"> This allows for future evaluations for profile improvements.</w:t>
      </w:r>
    </w:p>
    <w:p w14:paraId="3117A8CE" w14:textId="77777777" w:rsidR="00055156" w:rsidRDefault="00055156" w:rsidP="00D35FC7"/>
    <w:p w14:paraId="139DBD5F" w14:textId="58C2B542" w:rsidR="003C7EAA" w:rsidRDefault="003C7EAA" w:rsidP="00D35FC7">
      <w:r>
        <w:t>Application window</w:t>
      </w:r>
      <w:r w:rsidR="004A346B">
        <w:t xml:space="preserve"> options</w:t>
      </w:r>
      <w:r w:rsidR="00703DD1">
        <w:t xml:space="preserve"> added</w:t>
      </w:r>
      <w:r w:rsidR="00055156">
        <w:t xml:space="preserve">. </w:t>
      </w:r>
      <w:r w:rsidR="00D16169">
        <w:t xml:space="preserve"> An application widow loop was added and now is internally calculated which should save much input/output overhead. (Previously this was achieved by external means, which required multiple reads of the same input files)</w:t>
      </w:r>
    </w:p>
    <w:p w14:paraId="0F5DCA69" w14:textId="77777777" w:rsidR="00055156" w:rsidRDefault="00055156" w:rsidP="00D35FC7"/>
    <w:p w14:paraId="5C8BE188" w14:textId="08A0D9CF" w:rsidR="00864872" w:rsidRDefault="00864872" w:rsidP="00D35FC7">
      <w:r>
        <w:lastRenderedPageBreak/>
        <w:t>Application schemes</w:t>
      </w:r>
      <w:r w:rsidR="004A346B">
        <w:t xml:space="preserve"> are added</w:t>
      </w:r>
      <w:r w:rsidR="00055156">
        <w:t>.</w:t>
      </w:r>
      <w:r w:rsidR="00D16169">
        <w:t xml:space="preserve"> This is </w:t>
      </w:r>
      <w:r w:rsidR="00215F0E">
        <w:t>a</w:t>
      </w:r>
      <w:r w:rsidR="00D16169">
        <w:t xml:space="preserve"> new concept that allows the program to process many different application types along with different scenarios for a single batch run. This allows</w:t>
      </w:r>
      <w:r w:rsidR="00721C8F">
        <w:t xml:space="preserve"> for</w:t>
      </w:r>
      <w:r w:rsidR="00D16169">
        <w:t xml:space="preserve"> the possibility that a</w:t>
      </w:r>
      <w:r w:rsidR="00721C8F">
        <w:t>n</w:t>
      </w:r>
      <w:r w:rsidR="00D16169">
        <w:t xml:space="preserve"> entire pesticide exposure assessment can be completed with a single batch run.</w:t>
      </w:r>
    </w:p>
    <w:p w14:paraId="6890E2E0" w14:textId="77777777" w:rsidR="00055156" w:rsidRDefault="00055156" w:rsidP="00D35FC7"/>
    <w:p w14:paraId="7ED3E75A" w14:textId="5E9259C7" w:rsidR="000C0922" w:rsidRDefault="000C0922" w:rsidP="00D35FC7">
      <w:r>
        <w:t>Rain restriction options</w:t>
      </w:r>
      <w:r w:rsidR="004A346B">
        <w:t xml:space="preserve"> </w:t>
      </w:r>
      <w:r w:rsidR="00D16169">
        <w:t xml:space="preserve">were </w:t>
      </w:r>
      <w:r w:rsidR="004A346B">
        <w:t>added</w:t>
      </w:r>
      <w:r w:rsidR="00055156">
        <w:t>.</w:t>
      </w:r>
      <w:r w:rsidR="00D16169">
        <w:t xml:space="preserve"> This allows the program to select appropriate application dates based on rain events.</w:t>
      </w:r>
    </w:p>
    <w:p w14:paraId="6CE6E511" w14:textId="77777777" w:rsidR="00055156" w:rsidRDefault="00055156" w:rsidP="00D35FC7"/>
    <w:p w14:paraId="22ACF480" w14:textId="55541805" w:rsidR="00D41AA4" w:rsidRDefault="006E4757" w:rsidP="00D35FC7">
      <w:r>
        <w:t xml:space="preserve">Sand and </w:t>
      </w:r>
      <w:r w:rsidR="004A346B">
        <w:t>c</w:t>
      </w:r>
      <w:r>
        <w:t>lay</w:t>
      </w:r>
      <w:r w:rsidR="004A346B">
        <w:t xml:space="preserve"> are no longer required as</w:t>
      </w:r>
      <w:r>
        <w:t xml:space="preserve"> inputs</w:t>
      </w:r>
      <w:r w:rsidR="004A346B">
        <w:t>.</w:t>
      </w:r>
      <w:r w:rsidR="00215F0E">
        <w:t xml:space="preserve"> These former inputs were removed after examining the heat transfer routine where they were used,</w:t>
      </w:r>
      <w:r w:rsidR="00045987">
        <w:t xml:space="preserve"> and this </w:t>
      </w:r>
      <w:r w:rsidR="00215F0E">
        <w:t xml:space="preserve">revealed that </w:t>
      </w:r>
      <w:r w:rsidR="00045987">
        <w:t>the program only needed total mineral content rather than sand and clay components. Mineral content is readily derived from other inputs (bulk density and organic carbon content)</w:t>
      </w:r>
      <w:r w:rsidR="00215F0E">
        <w:t>.</w:t>
      </w:r>
    </w:p>
    <w:p w14:paraId="0D9CD556" w14:textId="77777777" w:rsidR="00055156" w:rsidRDefault="00055156" w:rsidP="00D35FC7"/>
    <w:p w14:paraId="4DDA2633" w14:textId="4334B3BC" w:rsidR="004A346B" w:rsidRDefault="00045987" w:rsidP="00D35FC7">
      <w:r>
        <w:t>The t</w:t>
      </w:r>
      <w:r w:rsidR="004A346B">
        <w:t xml:space="preserve">emperature routine was rewritten to fix a </w:t>
      </w:r>
      <w:r w:rsidR="0009385E">
        <w:t>mis-conceptualization</w:t>
      </w:r>
      <w:r w:rsidR="004A346B">
        <w:t xml:space="preserve"> involving mineral composition of soil.</w:t>
      </w:r>
    </w:p>
    <w:p w14:paraId="25BA0CE5" w14:textId="77777777" w:rsidR="00055156" w:rsidRDefault="00055156" w:rsidP="00D35FC7"/>
    <w:p w14:paraId="728DDCA4" w14:textId="5185161A" w:rsidR="004A346B" w:rsidRDefault="00055156" w:rsidP="00D35FC7">
      <w:r>
        <w:t>A r</w:t>
      </w:r>
      <w:r w:rsidR="004A346B">
        <w:t>outine to automate</w:t>
      </w:r>
      <w:r w:rsidR="009F691D">
        <w:t xml:space="preserve"> the</w:t>
      </w:r>
      <w:r w:rsidR="004A346B">
        <w:t xml:space="preserve"> setup of the soil profile</w:t>
      </w:r>
      <w:r>
        <w:t xml:space="preserve"> based on </w:t>
      </w:r>
      <w:r w:rsidR="009F691D">
        <w:t xml:space="preserve">soil data and desired </w:t>
      </w:r>
      <w:r w:rsidR="00045987">
        <w:t xml:space="preserve">vertical </w:t>
      </w:r>
      <w:r w:rsidR="009F691D">
        <w:t>discretization was added. This should greatly facilitate standardization of vertical dispersion for groundwater assessments.</w:t>
      </w:r>
    </w:p>
    <w:p w14:paraId="66BEEF64" w14:textId="77777777" w:rsidR="00055156" w:rsidRDefault="00055156" w:rsidP="00D35FC7"/>
    <w:p w14:paraId="740F5367" w14:textId="5A8687F2" w:rsidR="0008612A" w:rsidRDefault="00055156" w:rsidP="00D35FC7">
      <w:r>
        <w:t>PRZM-VVWM only</w:t>
      </w:r>
      <w:r w:rsidR="0008612A">
        <w:t xml:space="preserve"> reads WEA formatted weather files</w:t>
      </w:r>
      <w:r>
        <w:t>; DVF formats are no longer supported.</w:t>
      </w:r>
    </w:p>
    <w:p w14:paraId="256AD7AD" w14:textId="77777777" w:rsidR="00055156" w:rsidRDefault="00055156" w:rsidP="00D35FC7"/>
    <w:p w14:paraId="21E22666" w14:textId="4068A37D" w:rsidR="00045987" w:rsidRDefault="00045987" w:rsidP="00D35FC7">
      <w:r>
        <w:t>Parameters for the USEPA Pond and Reservoir have been hardcoded into PRZM-VVWM a</w:t>
      </w:r>
      <w:r w:rsidR="007D1F38">
        <w:t>s</w:t>
      </w:r>
      <w:r>
        <w:t xml:space="preserve"> these values have been stable since the 1990s.</w:t>
      </w:r>
    </w:p>
    <w:p w14:paraId="47591BEE" w14:textId="77777777" w:rsidR="00045987" w:rsidRDefault="00045987" w:rsidP="00D35FC7"/>
    <w:p w14:paraId="1D81C2D5" w14:textId="054952CE" w:rsidR="0009385E" w:rsidRDefault="00055156" w:rsidP="00D35FC7">
      <w:r>
        <w:t xml:space="preserve">The </w:t>
      </w:r>
      <w:r w:rsidR="0009385E">
        <w:t>TPEZ</w:t>
      </w:r>
      <w:r>
        <w:t xml:space="preserve"> receiving area has been added</w:t>
      </w:r>
      <w:r w:rsidR="009E4C73">
        <w:t xml:space="preserve"> to facilitate USEPA assessments.</w:t>
      </w:r>
      <w:r w:rsidR="00D16169">
        <w:t xml:space="preserve"> This addition will run the exposure portion of the USEPA Plant Assessment Tool. Besides the TPEZ, defaults for the WPEZ have been hardcoded into PRZM-VVWM to facilitate default runs. WPEZ is s special case of VVWM and does not require additional </w:t>
      </w:r>
      <w:r w:rsidR="00010C57">
        <w:t xml:space="preserve">programming </w:t>
      </w:r>
      <w:r w:rsidR="00D16169">
        <w:t>except adding default input parameters.</w:t>
      </w:r>
    </w:p>
    <w:p w14:paraId="216864C8" w14:textId="3CEF163D" w:rsidR="00D82974" w:rsidRDefault="00D82974" w:rsidP="00D35FC7"/>
    <w:p w14:paraId="3B34E3DF" w14:textId="4DE576FC" w:rsidR="00D82974" w:rsidRDefault="00D82974" w:rsidP="00D35FC7">
      <w:r>
        <w:t>Spraydrift to the VVWM is input through tabulated values that include considerations for the application method and the buffer distance.</w:t>
      </w:r>
    </w:p>
    <w:p w14:paraId="77127816" w14:textId="1A95DC54" w:rsidR="00B9567D" w:rsidRDefault="00B9567D" w:rsidP="00D35FC7"/>
    <w:p w14:paraId="3600BD0B" w14:textId="7262BA20" w:rsidR="0072218F" w:rsidRDefault="00B9567D" w:rsidP="00D35FC7">
      <w:r>
        <w:t>Degradate drift was inadvertently included in previous versions</w:t>
      </w:r>
      <w:r w:rsidR="00045987">
        <w:t>. This has been fixed and</w:t>
      </w:r>
      <w:r>
        <w:t xml:space="preserve"> now only parent can drift</w:t>
      </w:r>
      <w:r w:rsidR="00045987">
        <w:t xml:space="preserve"> into the receiving area</w:t>
      </w:r>
      <w:r>
        <w:t>.</w:t>
      </w:r>
    </w:p>
    <w:p w14:paraId="790A6E40" w14:textId="77777777" w:rsidR="008376C6" w:rsidRDefault="008376C6" w:rsidP="00D35FC7"/>
    <w:p w14:paraId="053DB49B" w14:textId="3C0B46DA" w:rsidR="008376C6" w:rsidRDefault="008376C6" w:rsidP="00D35FC7">
      <w:r>
        <w:t>Hydrolysis override option for soil degradation. This option allows the hydrolysis rate to be used for the aquatic phase degradation in soil whenever the soil metabolism rate is below the hydrolysis rate. This applies mostly to groundwater calculations where soil metabolism rate drops with depth and thus this option prevents the aqueous rate to drop below the hydrolysis rate. Known issue: when using daughter and granddaughter calculations on the field, hydrolysis and soil degradation are indistinguishable, and although the rates of formation and decline will be appropriate, the molar creation fractions will be taken from the soil metabolism values only. This is not a new issue and applied to previous versions of PRZM and PWC as well.</w:t>
      </w:r>
    </w:p>
    <w:p w14:paraId="29316F60" w14:textId="77777777" w:rsidR="008376C6" w:rsidRDefault="008376C6" w:rsidP="00D35FC7"/>
    <w:p w14:paraId="34CE81EE" w14:textId="6645D5D8" w:rsidR="00F7369C" w:rsidRPr="00F7369C" w:rsidRDefault="008D551B" w:rsidP="00D35FC7">
      <w:pPr>
        <w:pStyle w:val="Heading1"/>
      </w:pPr>
      <w:bookmarkStart w:id="1" w:name="_Toc157062457"/>
      <w:r>
        <w:t>Input Files for PRZM</w:t>
      </w:r>
      <w:r w:rsidR="00883B9D">
        <w:t>-VVWM</w:t>
      </w:r>
      <w:bookmarkEnd w:id="1"/>
    </w:p>
    <w:p w14:paraId="715B59CE" w14:textId="4AFE556B" w:rsidR="00F7369C" w:rsidRPr="00F7369C" w:rsidRDefault="00A20572" w:rsidP="00D35FC7">
      <w:r>
        <w:lastRenderedPageBreak/>
        <w:t>PRZM</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603274C9"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w:t>
      </w:r>
      <w:r w:rsidR="00C456BF">
        <w:t>commonly used</w:t>
      </w:r>
      <w:r w:rsidR="00854A44">
        <w:t xml:space="preserve">. </w:t>
      </w:r>
      <w:r w:rsidR="00624057">
        <w:t>Data in this input file</w:t>
      </w:r>
      <w:r w:rsidR="00BF6E99">
        <w:t xml:space="preserve"> </w:t>
      </w:r>
      <w:r w:rsidR="00624057">
        <w:t>are</w:t>
      </w:r>
      <w:r w:rsidR="006F2742">
        <w:t xml:space="preserve"> delimited</w:t>
      </w:r>
      <w:r w:rsidR="00BF6E99">
        <w:t xml:space="preserve"> by commas</w:t>
      </w:r>
      <w:r w:rsidR="00A8647F">
        <w:t>.</w:t>
      </w:r>
      <w:r w:rsidR="00BF6E99">
        <w:t xml:space="preserve"> </w:t>
      </w:r>
      <w:r w:rsidR="006950CD" w:rsidRPr="00F7369C">
        <w:t xml:space="preserve"> </w:t>
      </w:r>
      <w:r w:rsidR="0094195E">
        <w:t>It controls the main execution of the program.</w:t>
      </w:r>
    </w:p>
    <w:p w14:paraId="3C75BA1B" w14:textId="77777777" w:rsidR="00624057" w:rsidRDefault="00624057" w:rsidP="00D35FC7">
      <w:pPr>
        <w:pStyle w:val="ListParagraph"/>
      </w:pPr>
    </w:p>
    <w:p w14:paraId="5BBB5341" w14:textId="10FC4DAC" w:rsidR="00624057" w:rsidRDefault="00624057" w:rsidP="00D35FC7">
      <w:pPr>
        <w:pStyle w:val="ListParagraph"/>
        <w:numPr>
          <w:ilvl w:val="0"/>
          <w:numId w:val="28"/>
        </w:numPr>
      </w:pPr>
      <w:r>
        <w:t>Scenario File</w:t>
      </w:r>
      <w:r w:rsidR="00C97F60">
        <w:t xml:space="preserve"> (sc</w:t>
      </w:r>
      <w:r w:rsidR="00C456BF">
        <w:t>n</w:t>
      </w:r>
      <w:r w:rsidR="00C97F60">
        <w:t>2 or csv file)</w:t>
      </w:r>
      <w:r w:rsidR="000C0922">
        <w:t xml:space="preserve">, this can either be a </w:t>
      </w:r>
      <w:r w:rsidR="00C97F60">
        <w:t xml:space="preserve">scn2 </w:t>
      </w:r>
      <w:r w:rsidR="00C456BF">
        <w:t>file</w:t>
      </w:r>
      <w:r w:rsidR="000C0922">
        <w:t xml:space="preserve"> or a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31D3449F"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r w:rsidR="00C456BF">
        <w:t xml:space="preserve"> This file is not necessary for all runs as standard watershed parameters (as defined by USEPA) are embedded in the program.  This file is used specifically for non-standard watersheds.</w:t>
      </w:r>
    </w:p>
    <w:p w14:paraId="44478A86" w14:textId="77777777" w:rsidR="00624057" w:rsidRDefault="00624057" w:rsidP="00D35FC7">
      <w:pPr>
        <w:pStyle w:val="ListParagraph"/>
      </w:pPr>
    </w:p>
    <w:p w14:paraId="63D52591" w14:textId="375F832C" w:rsidR="00ED4BBB"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56731FEF" w14:textId="140C1607" w:rsidR="00015737" w:rsidRDefault="00015737" w:rsidP="00C05760">
      <w:pPr>
        <w:pStyle w:val="Heading2"/>
      </w:pPr>
      <w:bookmarkStart w:id="2" w:name="_Toc157062458"/>
      <w:r>
        <w:t>PRZM</w:t>
      </w:r>
      <w:r w:rsidR="0048140C">
        <w:t>-</w:t>
      </w:r>
      <w:r w:rsidR="001873CE">
        <w:t>VVWM</w:t>
      </w:r>
      <w:r>
        <w:t xml:space="preserve"> Input File</w:t>
      </w:r>
      <w:bookmarkEnd w:id="2"/>
      <w:r>
        <w:t xml:space="preserve"> </w:t>
      </w:r>
    </w:p>
    <w:p w14:paraId="36CBE81C" w14:textId="203A7552" w:rsidR="002F3A7A" w:rsidRDefault="001873CE" w:rsidP="00D35FC7">
      <w:r>
        <w:t>The subroutin</w:t>
      </w:r>
      <w:r w:rsidRPr="00B11C10">
        <w:t xml:space="preserve">e </w:t>
      </w:r>
      <w:r w:rsidRPr="00B11C10">
        <w:rPr>
          <w:i/>
          <w:iCs/>
        </w:rPr>
        <w:t>read_inputfile</w:t>
      </w:r>
      <w:r w:rsidRPr="00B11C10">
        <w:t xml:space="preserve"> </w:t>
      </w:r>
      <w:r>
        <w:t>handles all the main input</w:t>
      </w:r>
      <w:r w:rsidR="0094195E">
        <w:t>s except field and waterbody characteristics</w:t>
      </w:r>
      <w:r>
        <w:t xml:space="preserve">.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1ACEAFD6" w:rsidR="00B47553" w:rsidRDefault="00B47553" w:rsidP="00D35FC7">
      <w:r>
        <w:t xml:space="preserve">TEXT is any character </w:t>
      </w:r>
      <w:r w:rsidR="00D82974">
        <w:t>combination (</w:t>
      </w:r>
      <w:r>
        <w:t>e.g., Jack, George E.</w:t>
      </w:r>
      <w:r w:rsidR="00D82974">
        <w:t xml:space="preserve"> Johnson</w:t>
      </w:r>
      <w:r>
        <w:t>, c:\youraunt\</w:t>
      </w:r>
      <w:r w:rsidR="00D82974">
        <w:t>my</w:t>
      </w:r>
      <w:r>
        <w:t xml:space="preserve"> uncle</w:t>
      </w:r>
      <w:r w:rsidR="00D82974">
        <w:t xml:space="preserve"> fred</w:t>
      </w:r>
      <w:r>
        <w:t>\)</w:t>
      </w:r>
    </w:p>
    <w:p w14:paraId="1C599065" w14:textId="77777777" w:rsidR="00D82974" w:rsidRDefault="00D82974" w:rsidP="00D35FC7"/>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02CE5278" w:rsidR="00B47553" w:rsidRDefault="00B47553" w:rsidP="00D35FC7">
      <w:r>
        <w:t>REAL: Number with or without scientific notation (e.g., 23.1,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0E68B539" w:rsidR="00B0726C" w:rsidRPr="003B4475" w:rsidRDefault="00B11C10" w:rsidP="00D35FC7">
      <w:pPr>
        <w:rPr>
          <w:b/>
          <w:bCs/>
        </w:rPr>
      </w:pPr>
      <w:r w:rsidRPr="003B4475">
        <w:rPr>
          <w:b/>
          <w:bCs/>
        </w:rPr>
        <w:t xml:space="preserve">Line </w:t>
      </w:r>
      <w:r w:rsidR="00A8647F" w:rsidRPr="003B4475">
        <w:rPr>
          <w:b/>
          <w:bCs/>
        </w:rPr>
        <w:t>1</w:t>
      </w:r>
      <w:r w:rsidR="009F2BCC" w:rsidRPr="003B4475">
        <w:rPr>
          <w:b/>
          <w:bCs/>
        </w:rPr>
        <w:t xml:space="preserve"> </w:t>
      </w:r>
    </w:p>
    <w:p w14:paraId="73096B99" w14:textId="7F8D25AD" w:rsidR="00B11C10" w:rsidRDefault="00B11C10" w:rsidP="00D35FC7">
      <w:r>
        <w:t xml:space="preserve">Ancillary Information, not used in </w:t>
      </w:r>
      <w:r w:rsidR="004A346B">
        <w:t>program.</w:t>
      </w:r>
      <w:r w:rsidR="00750C3C">
        <w:t xml:space="preserve"> </w:t>
      </w:r>
      <w:r w:rsidR="003B4475">
        <w:t>May be used for</w:t>
      </w:r>
      <w:r>
        <w:t xml:space="preserve"> date or a descriptive </w:t>
      </w:r>
      <w:r w:rsidR="00B0726C">
        <w:t>title</w:t>
      </w:r>
      <w:r>
        <w:t>.</w:t>
      </w:r>
    </w:p>
    <w:p w14:paraId="1C3CFF97" w14:textId="77777777" w:rsidR="00B0726C" w:rsidRDefault="00B0726C" w:rsidP="00D35FC7"/>
    <w:p w14:paraId="50D7EAB7" w14:textId="64EB5309" w:rsidR="00B0726C" w:rsidRPr="003B4475" w:rsidRDefault="00B11C10" w:rsidP="00D35FC7">
      <w:pPr>
        <w:rPr>
          <w:b/>
          <w:bCs/>
        </w:rPr>
      </w:pPr>
      <w:r w:rsidRPr="003B4475">
        <w:rPr>
          <w:b/>
          <w:bCs/>
        </w:rPr>
        <w:t>Line 2</w:t>
      </w:r>
      <w:r w:rsidR="009F2BCC" w:rsidRPr="003B4475">
        <w:rPr>
          <w:b/>
          <w:bCs/>
        </w:rPr>
        <w:t xml:space="preserve"> </w:t>
      </w:r>
    </w:p>
    <w:p w14:paraId="647FD2BB" w14:textId="4B679ED2" w:rsidR="00B11C10" w:rsidRDefault="004C5285" w:rsidP="00D35FC7">
      <w:r w:rsidRPr="00F65A66">
        <w:t>working_directory</w:t>
      </w:r>
      <w:r w:rsidR="00750C3C" w:rsidRPr="00750C3C">
        <w:rPr>
          <w:b/>
          <w:bCs/>
        </w:rPr>
        <w:t xml:space="preserve"> </w:t>
      </w:r>
      <w:r w:rsidR="003B4475" w:rsidRPr="00750C3C">
        <w:t>[TEXT</w:t>
      </w:r>
      <w:r w:rsidR="003B4475">
        <w:t xml:space="preserve">] </w:t>
      </w:r>
      <w:r w:rsidR="00B11C10">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61151EDB" w:rsidR="00B0726C" w:rsidRPr="003B4475" w:rsidRDefault="009F2BCC" w:rsidP="00D35FC7">
      <w:pPr>
        <w:rPr>
          <w:b/>
          <w:bCs/>
        </w:rPr>
      </w:pPr>
      <w:r w:rsidRPr="003B4475">
        <w:rPr>
          <w:b/>
          <w:bCs/>
        </w:rPr>
        <w:t>Line 3</w:t>
      </w:r>
    </w:p>
    <w:p w14:paraId="6557F172" w14:textId="177D8AFD" w:rsidR="009F2BCC" w:rsidRDefault="004C5285" w:rsidP="00D35FC7">
      <w:r w:rsidRPr="00F65A66">
        <w:t>family_name</w:t>
      </w:r>
      <w:r w:rsidR="00750C3C" w:rsidRPr="00750C3C">
        <w:t xml:space="preserve"> [</w:t>
      </w:r>
      <w:r w:rsidR="009F2BCC" w:rsidRPr="00750C3C">
        <w:t>TEXT</w:t>
      </w:r>
      <w:r w:rsidR="00750C3C" w:rsidRPr="00750C3C">
        <w:t>]</w:t>
      </w:r>
      <w:r w:rsidR="003B4475">
        <w:t xml:space="preserve"> </w:t>
      </w:r>
      <w:r w:rsidR="009F2BCC" w:rsidRPr="00750C3C">
        <w:t>F</w:t>
      </w:r>
      <w:r w:rsidR="009F2BCC" w:rsidRPr="009F2BCC">
        <w:t>amily name</w:t>
      </w:r>
      <w:r w:rsidR="009F2BCC">
        <w:t xml:space="preserve"> for output. This is </w:t>
      </w:r>
      <w:r w:rsidR="002C77F9">
        <w:t xml:space="preserve">a </w:t>
      </w:r>
      <w:r w:rsidR="009F2BCC">
        <w:t xml:space="preserve">text identifier for output files. File names for each run will contain this text. </w:t>
      </w:r>
      <w:r w:rsidR="002C77F9">
        <w:t xml:space="preserve">Typically, it may be useful to use the chemical name </w:t>
      </w:r>
      <w:r w:rsidR="009F2BCC">
        <w:t>(e.g., hydroxyquinone,</w:t>
      </w:r>
      <w:r w:rsidR="004A004B" w:rsidRPr="004A004B">
        <w:t xml:space="preserve"> 2-4-5 Trioxin</w:t>
      </w:r>
      <w:r w:rsidR="009F2BCC" w:rsidRPr="004A004B">
        <w:t>)</w:t>
      </w:r>
    </w:p>
    <w:p w14:paraId="6EB7211F" w14:textId="77777777" w:rsidR="004C5285" w:rsidRPr="004A004B" w:rsidRDefault="004C5285" w:rsidP="00D35FC7"/>
    <w:p w14:paraId="586E83BB" w14:textId="4649BF63" w:rsidR="00B0726C" w:rsidRPr="003B4475" w:rsidRDefault="009F2BCC" w:rsidP="00D35FC7">
      <w:pPr>
        <w:rPr>
          <w:b/>
          <w:bCs/>
        </w:rPr>
      </w:pPr>
      <w:r w:rsidRPr="003B4475">
        <w:rPr>
          <w:b/>
          <w:bCs/>
        </w:rPr>
        <w:t>Line 4</w:t>
      </w:r>
    </w:p>
    <w:p w14:paraId="0F4C8A92" w14:textId="35BC5089" w:rsidR="004A004B" w:rsidRDefault="004C5285" w:rsidP="00D35FC7">
      <w:r w:rsidRPr="00F65A66">
        <w:t>weatherfiledirectory</w:t>
      </w:r>
      <w:r w:rsidR="009F2BCC" w:rsidRPr="00750C3C">
        <w:t xml:space="preserve"> </w:t>
      </w:r>
      <w:r w:rsidR="00750C3C">
        <w:t>[</w:t>
      </w:r>
      <w:r w:rsidR="004A004B">
        <w:t>TEXT</w:t>
      </w:r>
      <w:bookmarkStart w:id="3" w:name="_Hlk77762456"/>
      <w:r w:rsidR="00514F1F">
        <w:t>]</w:t>
      </w:r>
      <w:r w:rsidR="004A004B">
        <w:t xml:space="preserve"> </w:t>
      </w:r>
      <w:bookmarkEnd w:id="3"/>
      <w:r w:rsidR="003B4475">
        <w:t xml:space="preserve"> </w:t>
      </w:r>
      <w:r w:rsidR="00A8647F">
        <w:t>Full path for the meteorolog</w:t>
      </w:r>
      <w:r w:rsidR="006A5062">
        <w:t>ical</w:t>
      </w:r>
      <w:r w:rsidR="00A8647F">
        <w:t xml:space="preserve"> </w:t>
      </w:r>
      <w:r w:rsidR="006A5062">
        <w:t xml:space="preserve">data </w:t>
      </w:r>
      <w:r w:rsidR="00A8647F">
        <w:t>file.</w:t>
      </w:r>
      <w:r w:rsidR="00514F1F" w:rsidRPr="00514F1F">
        <w:t xml:space="preserve"> </w:t>
      </w:r>
      <w:r w:rsidR="00514F1F">
        <w:t xml:space="preserve">Path should end with “\”. </w:t>
      </w:r>
      <w:r w:rsidR="00A8647F">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t xml:space="preserve"> path.</w:t>
      </w:r>
    </w:p>
    <w:p w14:paraId="391CDC7B" w14:textId="2343356D" w:rsidR="00D053E6" w:rsidRDefault="00D053E6" w:rsidP="00D35FC7"/>
    <w:p w14:paraId="646548CC" w14:textId="146A6386" w:rsidR="00D053E6" w:rsidRPr="003B4475" w:rsidRDefault="00D053E6" w:rsidP="00D35FC7">
      <w:pPr>
        <w:rPr>
          <w:b/>
          <w:bCs/>
        </w:rPr>
      </w:pPr>
      <w:r w:rsidRPr="003B4475">
        <w:rPr>
          <w:b/>
          <w:bCs/>
        </w:rPr>
        <w:t xml:space="preserve">Line 5 </w:t>
      </w:r>
    </w:p>
    <w:p w14:paraId="0F317C75" w14:textId="758556E4" w:rsidR="00D053E6" w:rsidRDefault="00F52505" w:rsidP="00D35FC7">
      <w:r>
        <w:t>open_water_adj</w:t>
      </w:r>
      <w:r w:rsidR="00D053E6">
        <w:t xml:space="preserve"> [REAL]</w:t>
      </w:r>
      <w:r w:rsidR="003B4475">
        <w:t xml:space="preserve">  </w:t>
      </w:r>
      <w:r w:rsidR="00D053E6">
        <w:t xml:space="preserve">May be used to modify input evaporation rates for use in the water body. Does not impact field evaporation. </w:t>
      </w:r>
      <w:r w:rsidR="003B4475">
        <w:t>Typically,</w:t>
      </w:r>
      <w:r w:rsidR="00D053E6">
        <w:t xml:space="preserve"> should be set to 1.</w:t>
      </w:r>
    </w:p>
    <w:p w14:paraId="333B4A93" w14:textId="77777777" w:rsidR="004C5285" w:rsidRDefault="004C5285" w:rsidP="00D35FC7"/>
    <w:p w14:paraId="116C8449" w14:textId="172765BF" w:rsidR="00B0726C" w:rsidRPr="003B4475" w:rsidRDefault="004A004B" w:rsidP="00D35FC7">
      <w:pPr>
        <w:rPr>
          <w:b/>
          <w:bCs/>
        </w:rPr>
      </w:pPr>
      <w:bookmarkStart w:id="4" w:name="_Hlk77768779"/>
      <w:r w:rsidRPr="003B4475">
        <w:rPr>
          <w:b/>
          <w:bCs/>
        </w:rPr>
        <w:t xml:space="preserve">Line </w:t>
      </w:r>
      <w:r w:rsidR="00D053E6" w:rsidRPr="003B4475">
        <w:rPr>
          <w:b/>
          <w:bCs/>
        </w:rPr>
        <w:t>6</w:t>
      </w:r>
      <w:r w:rsidRPr="003B4475">
        <w:rPr>
          <w:b/>
          <w:bCs/>
        </w:rPr>
        <w:t xml:space="preserve"> </w:t>
      </w:r>
    </w:p>
    <w:p w14:paraId="70AD36F8" w14:textId="77777777" w:rsidR="00EA29BB" w:rsidRDefault="00EA29BB" w:rsidP="00EA29BB">
      <w:r w:rsidRPr="00566983">
        <w:t>is_koc</w:t>
      </w:r>
      <w:r>
        <w:t>:</w:t>
      </w:r>
      <w:r w:rsidRPr="00566983">
        <w:t xml:space="preserve"> </w:t>
      </w:r>
      <w:r>
        <w:t xml:space="preserve">[LOGICAL] </w:t>
      </w:r>
    </w:p>
    <w:p w14:paraId="1A5EB217" w14:textId="1153F752" w:rsidR="00EA29BB" w:rsidRDefault="00EA29BB" w:rsidP="00EA29BB">
      <w:r w:rsidRPr="00566983">
        <w:t>TRUE if the value in Line</w:t>
      </w:r>
      <w:r>
        <w:t xml:space="preserve"> 9</w:t>
      </w:r>
      <w:r w:rsidRPr="00566983">
        <w:t xml:space="preserve"> is a Koc</w:t>
      </w:r>
      <w:r>
        <w:t xml:space="preserve"> (ml/g OC), False if Kd (ml/g). However, units in 9 will be the corresponding nonlinear units if is_freundlich is set to TRUE below </w:t>
      </w:r>
    </w:p>
    <w:p w14:paraId="2986D803" w14:textId="77777777" w:rsidR="00EA29BB" w:rsidRDefault="00EA29BB" w:rsidP="00EA29BB"/>
    <w:p w14:paraId="572BB439" w14:textId="428821D3" w:rsidR="007C4CAE" w:rsidRDefault="0013196F" w:rsidP="00EA29BB">
      <w:r w:rsidRPr="00566983">
        <w:t>is_freundlich</w:t>
      </w:r>
      <w:bookmarkStart w:id="5" w:name="_Hlk77769133"/>
      <w:r w:rsidR="00C97F60" w:rsidRPr="00566983">
        <w:t xml:space="preserve">, </w:t>
      </w:r>
      <w:r w:rsidR="003B4475">
        <w:t>[LOGICAL]</w:t>
      </w:r>
      <w:r w:rsidR="007C4CAE" w:rsidRPr="007C4CAE">
        <w:t xml:space="preserve"> </w:t>
      </w:r>
    </w:p>
    <w:p w14:paraId="25D4D452" w14:textId="069D2F49" w:rsidR="007C4CAE" w:rsidRDefault="007C4CAE" w:rsidP="007C4CAE">
      <w:pPr>
        <w:ind w:firstLine="720"/>
      </w:pPr>
      <w:r w:rsidRPr="00566983">
        <w:t>TRUE to use Freundlich isotherms (field only, not waterbody)</w:t>
      </w:r>
    </w:p>
    <w:p w14:paraId="20553023" w14:textId="44007089" w:rsidR="007C4CAE" w:rsidRPr="00566983" w:rsidRDefault="007C4CAE" w:rsidP="007C4CAE">
      <w:pPr>
        <w:ind w:firstLine="720"/>
      </w:pPr>
      <w:r>
        <w:t>FALSE use linear isotherm</w:t>
      </w:r>
    </w:p>
    <w:p w14:paraId="3D73DD93" w14:textId="70E2260D" w:rsidR="003B4475" w:rsidRDefault="003B4475" w:rsidP="00D35FC7"/>
    <w:p w14:paraId="0088AFA0" w14:textId="25DBCEAD" w:rsidR="003B4475" w:rsidRDefault="00C97F60" w:rsidP="003B4475">
      <w:r w:rsidRPr="00566983">
        <w:t>is_nonequilibrium</w:t>
      </w:r>
      <w:r w:rsidR="003B4475">
        <w:t>[LOGICAL]</w:t>
      </w:r>
    </w:p>
    <w:p w14:paraId="33788AE9" w14:textId="2C0A7E64" w:rsidR="007C4CAE" w:rsidRDefault="007C4CAE" w:rsidP="007C4CAE">
      <w:pPr>
        <w:ind w:firstLine="720"/>
      </w:pPr>
      <w:r w:rsidRPr="00566983">
        <w:t>TRUE to use nonequilibrium (field only, not waterbody)</w:t>
      </w:r>
    </w:p>
    <w:p w14:paraId="6A007D42" w14:textId="6D5FCD50" w:rsidR="007C4CAE" w:rsidRDefault="007C4CAE" w:rsidP="007C4CAE">
      <w:pPr>
        <w:ind w:firstLine="720"/>
      </w:pPr>
      <w:r>
        <w:t>FALSE use equilibrium</w:t>
      </w:r>
    </w:p>
    <w:bookmarkEnd w:id="5"/>
    <w:p w14:paraId="4B2A5AB2" w14:textId="2EF57C8A" w:rsidR="007C4CAE" w:rsidRDefault="007C4CAE" w:rsidP="007C4CAE">
      <w:pPr>
        <w:ind w:firstLine="720"/>
      </w:pPr>
    </w:p>
    <w:p w14:paraId="66D0A6E4" w14:textId="77777777" w:rsidR="003270EE" w:rsidRDefault="003270EE" w:rsidP="007C4CAE">
      <w:pPr>
        <w:ind w:firstLine="720"/>
      </w:pPr>
    </w:p>
    <w:p w14:paraId="718FF152" w14:textId="6D9F6FBD" w:rsidR="003270EE" w:rsidRDefault="003270EE" w:rsidP="003270EE">
      <w:r>
        <w:t>is_needs_poundkg_conversion [Logical]</w:t>
      </w:r>
    </w:p>
    <w:p w14:paraId="2F4231DD" w14:textId="5B453381" w:rsidR="003270EE" w:rsidRDefault="003270EE" w:rsidP="003270EE">
      <w:pPr>
        <w:ind w:firstLine="720"/>
      </w:pPr>
      <w:r>
        <w:t>TRUE if application mass input is in pounds per acre</w:t>
      </w:r>
    </w:p>
    <w:p w14:paraId="7CB0B2A8" w14:textId="77777777" w:rsidR="003270EE" w:rsidRDefault="003270EE" w:rsidP="003270EE"/>
    <w:p w14:paraId="7F8A0B9B" w14:textId="255AD98C" w:rsidR="003270EE" w:rsidRDefault="003270EE" w:rsidP="003270EE">
      <w:r>
        <w:t>is_hydrolysis_override</w:t>
      </w:r>
      <w:r w:rsidR="00067AA6">
        <w:t xml:space="preserve"> </w:t>
      </w:r>
      <w:r>
        <w:t xml:space="preserve">[LOGICAL] </w:t>
      </w:r>
    </w:p>
    <w:p w14:paraId="6DEC45F2" w14:textId="09EBA759" w:rsidR="003270EE" w:rsidRDefault="003270EE" w:rsidP="003270EE">
      <w:pPr>
        <w:ind w:firstLine="720"/>
      </w:pPr>
      <w:r w:rsidRPr="00566983">
        <w:t xml:space="preserve">TRUE if </w:t>
      </w:r>
      <w:r>
        <w:t>hydrolysis overrides aqueous-phase metabolism if hydrolysis is the greater</w:t>
      </w:r>
    </w:p>
    <w:p w14:paraId="7E13E0C8" w14:textId="1C4452DF" w:rsidR="003270EE" w:rsidRDefault="003270EE" w:rsidP="003270EE"/>
    <w:bookmarkEnd w:id="4"/>
    <w:p w14:paraId="3696C1F7" w14:textId="12491FE4" w:rsidR="00750C3C" w:rsidRDefault="00750C3C" w:rsidP="00D35FC7"/>
    <w:p w14:paraId="32FA8467" w14:textId="3DD72767" w:rsidR="00B0726C" w:rsidRPr="007C4CAE" w:rsidRDefault="00514F1F" w:rsidP="00D35FC7">
      <w:pPr>
        <w:rPr>
          <w:b/>
          <w:bCs/>
        </w:rPr>
      </w:pPr>
      <w:r w:rsidRPr="007C4CAE">
        <w:rPr>
          <w:b/>
          <w:bCs/>
        </w:rPr>
        <w:t xml:space="preserve">Line </w:t>
      </w:r>
      <w:r w:rsidR="00D053E6" w:rsidRPr="007C4CAE">
        <w:rPr>
          <w:b/>
          <w:bCs/>
        </w:rPr>
        <w:t>7</w:t>
      </w:r>
    </w:p>
    <w:p w14:paraId="46341CAC" w14:textId="39477A97" w:rsidR="00B0726C" w:rsidRDefault="007C4CAE" w:rsidP="00D35FC7">
      <w:r>
        <w:t>n</w:t>
      </w:r>
      <w:r w:rsidR="00514F1F">
        <w:t>chem</w:t>
      </w:r>
      <w:r>
        <w:t xml:space="preserve"> </w:t>
      </w:r>
      <w:r w:rsidR="00514F1F">
        <w:t xml:space="preserve">[INTEGER] </w:t>
      </w:r>
    </w:p>
    <w:p w14:paraId="1D3AD953" w14:textId="77777777" w:rsidR="007C4CAE" w:rsidRDefault="00514F1F" w:rsidP="007C4CAE">
      <w:pPr>
        <w:ind w:firstLine="720"/>
      </w:pPr>
      <w:r>
        <w:t xml:space="preserve">1= parent only, </w:t>
      </w:r>
    </w:p>
    <w:p w14:paraId="7CD073EA" w14:textId="77777777" w:rsidR="007C4CAE" w:rsidRDefault="00514F1F" w:rsidP="007C4CAE">
      <w:pPr>
        <w:ind w:firstLine="720"/>
      </w:pPr>
      <w:r>
        <w:t xml:space="preserve">2 = calculate parent and daughter, </w:t>
      </w:r>
    </w:p>
    <w:p w14:paraId="1A591B2A" w14:textId="75B00583" w:rsidR="00514F1F" w:rsidRDefault="00514F1F" w:rsidP="007C4CAE">
      <w:pPr>
        <w:ind w:firstLine="720"/>
      </w:pPr>
      <w:r>
        <w:t>3 = calculate parent, daughter, and granddaughter</w:t>
      </w:r>
    </w:p>
    <w:p w14:paraId="600A5E14" w14:textId="77777777" w:rsidR="00514F1F" w:rsidRDefault="00514F1F" w:rsidP="00D35FC7"/>
    <w:p w14:paraId="5BC4E456" w14:textId="1935B9B6" w:rsidR="00B0726C" w:rsidRPr="000512E3" w:rsidRDefault="00750C3C" w:rsidP="00D35FC7">
      <w:pPr>
        <w:rPr>
          <w:b/>
          <w:bCs/>
        </w:rPr>
      </w:pPr>
      <w:r w:rsidRPr="000512E3">
        <w:rPr>
          <w:b/>
          <w:bCs/>
        </w:rPr>
        <w:t xml:space="preserve">Line </w:t>
      </w:r>
      <w:r w:rsidR="00D053E6" w:rsidRPr="000512E3">
        <w:rPr>
          <w:b/>
          <w:bCs/>
        </w:rPr>
        <w:t>8</w:t>
      </w:r>
      <w:r w:rsidRPr="000512E3">
        <w:rPr>
          <w:b/>
          <w:bCs/>
        </w:rPr>
        <w:t xml:space="preserve"> </w:t>
      </w:r>
    </w:p>
    <w:p w14:paraId="5D0F567E" w14:textId="75FE1C81" w:rsidR="000512E3" w:rsidRDefault="00F52505" w:rsidP="000512E3">
      <w:r>
        <w:t>k</w:t>
      </w:r>
      <w:r w:rsidR="00750C3C">
        <w:t>_f_input</w:t>
      </w:r>
      <w:r w:rsidR="00624388">
        <w:t>(1)</w:t>
      </w:r>
      <w:r w:rsidR="00750C3C">
        <w:t xml:space="preserve"> </w:t>
      </w:r>
      <w:r w:rsidR="000512E3">
        <w:t>[REAL]</w:t>
      </w:r>
      <w:bookmarkStart w:id="6" w:name="_Hlk77845227"/>
      <w:r w:rsidR="000512E3" w:rsidRPr="000512E3">
        <w:t xml:space="preserve"> </w:t>
      </w:r>
      <w:r w:rsidR="000512E3">
        <w:t>Freundlich coefficients for</w:t>
      </w:r>
      <w:r w:rsidR="000512E3" w:rsidRPr="00126A62">
        <w:t xml:space="preserve"> </w:t>
      </w:r>
      <w:r w:rsidR="000512E3">
        <w:t>parent [(mg/kg)/(mg/L)</w:t>
      </w:r>
      <w:r w:rsidR="000512E3" w:rsidRPr="00F6134F">
        <w:t xml:space="preserve"> </w:t>
      </w:r>
      <w:r w:rsidR="000512E3" w:rsidRPr="00F6134F">
        <w:rPr>
          <w:vertAlign w:val="superscript"/>
        </w:rPr>
        <w:t>N_f_input</w:t>
      </w:r>
      <w:r w:rsidR="000512E3">
        <w:t>]</w:t>
      </w:r>
    </w:p>
    <w:bookmarkEnd w:id="6"/>
    <w:p w14:paraId="400F5BB4" w14:textId="192D815A" w:rsidR="000512E3" w:rsidRDefault="00F52505" w:rsidP="00D35FC7">
      <w:r>
        <w:t>k</w:t>
      </w:r>
      <w:r w:rsidR="00750C3C">
        <w:t>_f_input</w:t>
      </w:r>
      <w:r w:rsidR="00624388">
        <w:t>(2)</w:t>
      </w:r>
      <w:r w:rsidR="00750C3C">
        <w:t xml:space="preserve"> </w:t>
      </w:r>
      <w:r w:rsidR="000512E3">
        <w:t>[REAL]</w:t>
      </w:r>
      <w:r w:rsidR="000512E3" w:rsidRPr="000512E3">
        <w:t xml:space="preserve"> </w:t>
      </w:r>
      <w:r w:rsidR="000512E3">
        <w:t>Freundlich coefficients for</w:t>
      </w:r>
      <w:r w:rsidR="000512E3" w:rsidRPr="00126A62">
        <w:t xml:space="preserve"> </w:t>
      </w:r>
      <w:r w:rsidR="000512E3">
        <w:t>daughter [(mg/kg)/(mg/L)</w:t>
      </w:r>
      <w:r w:rsidR="000512E3" w:rsidRPr="00F6134F">
        <w:t xml:space="preserve"> </w:t>
      </w:r>
      <w:r w:rsidR="000512E3" w:rsidRPr="00F6134F">
        <w:rPr>
          <w:vertAlign w:val="superscript"/>
        </w:rPr>
        <w:t>N_f_input</w:t>
      </w:r>
      <w:r w:rsidR="000512E3">
        <w:t>]</w:t>
      </w:r>
    </w:p>
    <w:p w14:paraId="0C417532" w14:textId="7589D217" w:rsidR="00750C3C" w:rsidRDefault="00F52505" w:rsidP="00D35FC7">
      <w:r>
        <w:t>k</w:t>
      </w:r>
      <w:r w:rsidR="00750C3C">
        <w:t>_f_input</w:t>
      </w:r>
      <w:r w:rsidR="00624388">
        <w:t>(3)</w:t>
      </w:r>
      <w:bookmarkStart w:id="7" w:name="_Hlk77845621"/>
      <w:r w:rsidR="00750C3C">
        <w:t xml:space="preserve"> [REAL]</w:t>
      </w:r>
      <w:bookmarkEnd w:id="7"/>
      <w:r w:rsidR="000512E3" w:rsidRPr="000512E3">
        <w:t xml:space="preserve"> </w:t>
      </w:r>
      <w:r w:rsidR="000512E3">
        <w:t>Freundlich coefficients for</w:t>
      </w:r>
      <w:r w:rsidR="000512E3" w:rsidRPr="00126A62">
        <w:t xml:space="preserve"> </w:t>
      </w:r>
      <w:r w:rsidR="000512E3">
        <w:t>granddaughter [(mg/kg)/(mg/L)</w:t>
      </w:r>
      <w:r w:rsidR="000512E3" w:rsidRPr="00F6134F">
        <w:t xml:space="preserve"> </w:t>
      </w:r>
      <w:r w:rsidR="000512E3" w:rsidRPr="00F6134F">
        <w:rPr>
          <w:vertAlign w:val="superscript"/>
        </w:rPr>
        <w:t>N_f_input</w:t>
      </w:r>
      <w:r w:rsidR="000512E3">
        <w:t>]</w:t>
      </w:r>
    </w:p>
    <w:p w14:paraId="0E2528E1" w14:textId="08FBAAB5" w:rsidR="00750C3C" w:rsidRDefault="00750C3C" w:rsidP="00D35FC7"/>
    <w:p w14:paraId="614E71FB" w14:textId="0A4DEBE4" w:rsidR="00223AA4" w:rsidRPr="000512E3" w:rsidRDefault="00514F1F" w:rsidP="00D35FC7">
      <w:pPr>
        <w:rPr>
          <w:b/>
          <w:bCs/>
        </w:rPr>
      </w:pPr>
      <w:r w:rsidRPr="000512E3">
        <w:rPr>
          <w:b/>
          <w:bCs/>
        </w:rPr>
        <w:t xml:space="preserve">Line </w:t>
      </w:r>
      <w:r w:rsidR="00D053E6" w:rsidRPr="000512E3">
        <w:rPr>
          <w:b/>
          <w:bCs/>
        </w:rPr>
        <w:t>9</w:t>
      </w:r>
      <w:r w:rsidRPr="000512E3">
        <w:rPr>
          <w:b/>
          <w:bCs/>
        </w:rPr>
        <w:t xml:space="preserve">  </w:t>
      </w:r>
    </w:p>
    <w:p w14:paraId="741ED14D" w14:textId="5B1C8E96" w:rsidR="000512E3" w:rsidRPr="004D6523" w:rsidRDefault="00514F1F" w:rsidP="000512E3">
      <w:pPr>
        <w:rPr>
          <w:b/>
          <w:bCs/>
          <w:color w:val="000000" w:themeColor="text1"/>
        </w:rPr>
      </w:pPr>
      <w:r w:rsidRPr="00223AA4">
        <w:t>N_f_input(1)</w:t>
      </w:r>
      <w:r w:rsidR="000512E3" w:rsidRPr="000512E3">
        <w:t xml:space="preserve"> </w:t>
      </w:r>
      <w:r w:rsidR="000512E3">
        <w:t>[REAL]</w:t>
      </w:r>
      <w:r w:rsidR="000512E3" w:rsidRPr="000512E3">
        <w:t xml:space="preserve"> </w:t>
      </w:r>
      <w:bookmarkStart w:id="8" w:name="_Hlk157067549"/>
      <w:r w:rsidR="000512E3" w:rsidRPr="00514F1F">
        <w:t>Freundlich exponent</w:t>
      </w:r>
      <w:bookmarkEnd w:id="8"/>
      <w:r w:rsidR="000512E3">
        <w:t xml:space="preserve"> for parent</w:t>
      </w:r>
    </w:p>
    <w:p w14:paraId="7F344C5C" w14:textId="429706DA" w:rsidR="000512E3" w:rsidRPr="004D6523" w:rsidRDefault="00514F1F" w:rsidP="000512E3">
      <w:pPr>
        <w:rPr>
          <w:b/>
          <w:bCs/>
          <w:color w:val="000000" w:themeColor="text1"/>
        </w:rPr>
      </w:pPr>
      <w:r w:rsidRPr="00223AA4">
        <w:t>N_f_input(2)</w:t>
      </w:r>
      <w:r w:rsidR="000512E3" w:rsidRPr="000512E3">
        <w:t xml:space="preserve"> </w:t>
      </w:r>
      <w:r w:rsidR="000512E3">
        <w:t>[REAL]</w:t>
      </w:r>
      <w:r w:rsidR="000512E3" w:rsidRPr="000512E3">
        <w:t xml:space="preserve"> </w:t>
      </w:r>
      <w:r w:rsidR="000512E3" w:rsidRPr="00514F1F">
        <w:t>Freundlich exponent</w:t>
      </w:r>
      <w:r w:rsidR="000512E3">
        <w:t xml:space="preserve"> for daughter</w:t>
      </w:r>
    </w:p>
    <w:p w14:paraId="63C93206" w14:textId="0FABABB8" w:rsidR="000512E3" w:rsidRPr="004D6523" w:rsidRDefault="00514F1F" w:rsidP="000512E3">
      <w:pPr>
        <w:rPr>
          <w:b/>
          <w:bCs/>
          <w:color w:val="000000" w:themeColor="text1"/>
        </w:rPr>
      </w:pPr>
      <w:r w:rsidRPr="00223AA4">
        <w:t>N_f_input(3)</w:t>
      </w:r>
      <w:r w:rsidR="00F65A66" w:rsidRPr="00223AA4">
        <w:t xml:space="preserve">  </w:t>
      </w:r>
      <w:r w:rsidR="000512E3">
        <w:t>[REAL]</w:t>
      </w:r>
      <w:r w:rsidR="000512E3" w:rsidRPr="000512E3">
        <w:t xml:space="preserve"> </w:t>
      </w:r>
      <w:r w:rsidR="000512E3" w:rsidRPr="00514F1F">
        <w:t>Freundlich exponent</w:t>
      </w:r>
      <w:r w:rsidR="000512E3">
        <w:t xml:space="preserve"> for granddaughter</w:t>
      </w:r>
    </w:p>
    <w:p w14:paraId="0A5178BE" w14:textId="3890F5DC" w:rsidR="00B0726C" w:rsidRPr="00223AA4" w:rsidRDefault="00B0726C" w:rsidP="00D35FC7"/>
    <w:p w14:paraId="59FE996D" w14:textId="11C25C80" w:rsidR="00B0726C" w:rsidRPr="000512E3" w:rsidRDefault="00750C3C" w:rsidP="00D35FC7">
      <w:pPr>
        <w:rPr>
          <w:b/>
          <w:bCs/>
        </w:rPr>
      </w:pPr>
      <w:r w:rsidRPr="000512E3">
        <w:rPr>
          <w:b/>
          <w:bCs/>
        </w:rPr>
        <w:t>Line</w:t>
      </w:r>
      <w:r w:rsidR="00D053E6" w:rsidRPr="000512E3">
        <w:rPr>
          <w:b/>
          <w:bCs/>
        </w:rPr>
        <w:t xml:space="preserve"> 10</w:t>
      </w:r>
    </w:p>
    <w:p w14:paraId="1440CBE4" w14:textId="02AFC6FA" w:rsidR="00703DD1" w:rsidRPr="00703DD1" w:rsidRDefault="00750C3C" w:rsidP="00703DD1">
      <w:r w:rsidRPr="00703DD1">
        <w:t>k_f_2_input</w:t>
      </w:r>
      <w:r w:rsidR="004D6523" w:rsidRPr="00703DD1">
        <w:t>(1)</w:t>
      </w:r>
      <w:r w:rsidR="00703DD1" w:rsidRPr="00703DD1">
        <w:t xml:space="preserve"> [REAL] parent Freundlich coeff nonequilibrium region [(mg/kg)/(mg/L) </w:t>
      </w:r>
      <w:r w:rsidR="00703DD1" w:rsidRPr="00703DD1">
        <w:rPr>
          <w:vertAlign w:val="superscript"/>
        </w:rPr>
        <w:t>N_f_input</w:t>
      </w:r>
      <w:r w:rsidR="00703DD1" w:rsidRPr="00703DD1">
        <w:t>]</w:t>
      </w:r>
    </w:p>
    <w:p w14:paraId="210FAC24" w14:textId="2C71093D" w:rsidR="00703DD1" w:rsidRPr="00703DD1" w:rsidRDefault="00750C3C" w:rsidP="00D35FC7">
      <w:r w:rsidRPr="00703DD1">
        <w:t>k_f_2_input</w:t>
      </w:r>
      <w:r w:rsidR="004D6523" w:rsidRPr="00703DD1">
        <w:t>(2)</w:t>
      </w:r>
      <w:r w:rsidR="00703DD1" w:rsidRPr="00703DD1">
        <w:t xml:space="preserve"> [REAL] daughter Freundlich coeff</w:t>
      </w:r>
      <w:r w:rsidR="00703DD1">
        <w:t xml:space="preserve"> </w:t>
      </w:r>
      <w:r w:rsidR="00703DD1" w:rsidRPr="00703DD1">
        <w:t xml:space="preserve">nonequilibrium region [(mg/kg)/(mg/L) </w:t>
      </w:r>
      <w:r w:rsidR="00703DD1" w:rsidRPr="00703DD1">
        <w:rPr>
          <w:vertAlign w:val="superscript"/>
        </w:rPr>
        <w:t>N_f_input</w:t>
      </w:r>
      <w:r w:rsidR="00703DD1" w:rsidRPr="00703DD1">
        <w:t>]</w:t>
      </w:r>
    </w:p>
    <w:p w14:paraId="1397CB51" w14:textId="077C2748" w:rsidR="00B0726C" w:rsidRPr="00703DD1" w:rsidRDefault="00750C3C" w:rsidP="00D35FC7">
      <w:r w:rsidRPr="00703DD1">
        <w:t>k_f_2_input</w:t>
      </w:r>
      <w:r w:rsidR="004D6523" w:rsidRPr="00703DD1">
        <w:t>(3</w:t>
      </w:r>
      <w:r w:rsidR="00703DD1" w:rsidRPr="00703DD1">
        <w:t>) [REAL]</w:t>
      </w:r>
      <w:r w:rsidRPr="00703DD1">
        <w:t xml:space="preserve"> </w:t>
      </w:r>
      <w:r w:rsidR="00703DD1" w:rsidRPr="00703DD1">
        <w:t xml:space="preserve">granddaughter Freundlich coeff nonequilibrium region [(mg/kg)/(mg/L) </w:t>
      </w:r>
      <w:r w:rsidR="00703DD1" w:rsidRPr="00703DD1">
        <w:rPr>
          <w:vertAlign w:val="superscript"/>
        </w:rPr>
        <w:t>N_f_input</w:t>
      </w:r>
      <w:r w:rsidR="00703DD1" w:rsidRPr="00703DD1">
        <w:t>]</w:t>
      </w:r>
    </w:p>
    <w:p w14:paraId="2ADAEFB8" w14:textId="413A510D" w:rsidR="00514F1F" w:rsidRDefault="00514F1F" w:rsidP="00D35FC7"/>
    <w:p w14:paraId="7C9431F0" w14:textId="40B077C6" w:rsidR="00B0726C" w:rsidRPr="00703DD1" w:rsidRDefault="00B0726C" w:rsidP="00D35FC7">
      <w:pPr>
        <w:rPr>
          <w:b/>
          <w:bCs/>
        </w:rPr>
      </w:pPr>
      <w:r w:rsidRPr="00703DD1">
        <w:rPr>
          <w:b/>
          <w:bCs/>
        </w:rPr>
        <w:t>Line 1</w:t>
      </w:r>
      <w:r w:rsidR="00D053E6" w:rsidRPr="00703DD1">
        <w:rPr>
          <w:b/>
          <w:bCs/>
        </w:rPr>
        <w:t>1</w:t>
      </w:r>
    </w:p>
    <w:p w14:paraId="43179C03" w14:textId="5019A895" w:rsidR="00703DD1" w:rsidRDefault="00B0726C" w:rsidP="00D35FC7">
      <w:r w:rsidRPr="00B0726C">
        <w:lastRenderedPageBreak/>
        <w:t>N_f_2_input(1)</w:t>
      </w:r>
      <w:r w:rsidR="00703DD1" w:rsidRPr="00703DD1">
        <w:t xml:space="preserve"> </w:t>
      </w:r>
      <w:r w:rsidR="00703DD1" w:rsidRPr="00B0726C">
        <w:t>[REAL]</w:t>
      </w:r>
      <w:r w:rsidR="00703DD1" w:rsidRPr="00703DD1">
        <w:t xml:space="preserve"> </w:t>
      </w:r>
      <w:r w:rsidR="00703DD1">
        <w:t xml:space="preserve">parent </w:t>
      </w:r>
      <w:r w:rsidR="00703DD1" w:rsidRPr="00B0726C">
        <w:t>Freundlich exponent corresponding for nonequilibrium region.</w:t>
      </w:r>
    </w:p>
    <w:p w14:paraId="1B0A1674" w14:textId="5D1ABA5D" w:rsidR="00703DD1" w:rsidRDefault="00B0726C" w:rsidP="00D35FC7">
      <w:r w:rsidRPr="00B0726C">
        <w:t>N_f_2_input(2)</w:t>
      </w:r>
      <w:r w:rsidR="00703DD1" w:rsidRPr="00703DD1">
        <w:t xml:space="preserve"> </w:t>
      </w:r>
      <w:r w:rsidR="00703DD1" w:rsidRPr="00B0726C">
        <w:t>[REA</w:t>
      </w:r>
      <w:r w:rsidR="00703DD1">
        <w:t>L</w:t>
      </w:r>
      <w:r w:rsidR="00703DD1" w:rsidRPr="00B0726C">
        <w:t>]</w:t>
      </w:r>
      <w:r w:rsidR="00703DD1" w:rsidRPr="00703DD1">
        <w:t xml:space="preserve"> </w:t>
      </w:r>
      <w:r w:rsidR="00703DD1">
        <w:t xml:space="preserve">daughter </w:t>
      </w:r>
      <w:r w:rsidR="00703DD1" w:rsidRPr="00B0726C">
        <w:t>Freundlich exponent corresponding for nonequilibrium region</w:t>
      </w:r>
    </w:p>
    <w:p w14:paraId="6A32D812" w14:textId="609AD78E" w:rsidR="00703DD1" w:rsidRPr="00B0726C" w:rsidRDefault="00B0726C" w:rsidP="00703DD1">
      <w:r w:rsidRPr="00B0726C">
        <w:t xml:space="preserve">N_f_2_input(3) </w:t>
      </w:r>
      <w:r w:rsidR="00703DD1" w:rsidRPr="00B0726C">
        <w:t>[REAL]</w:t>
      </w:r>
      <w:r w:rsidR="00703DD1" w:rsidRPr="00703DD1">
        <w:t xml:space="preserve"> </w:t>
      </w:r>
      <w:r w:rsidR="00703DD1">
        <w:t xml:space="preserve">grandparent </w:t>
      </w:r>
      <w:r w:rsidR="00703DD1" w:rsidRPr="00B0726C">
        <w:t>Freundlich exponent corresponding for nonequilibrium region</w:t>
      </w:r>
    </w:p>
    <w:p w14:paraId="5C4CD0AD" w14:textId="3B9828F2" w:rsidR="00B0726C" w:rsidRPr="00B0726C" w:rsidRDefault="00B0726C" w:rsidP="00D35FC7"/>
    <w:p w14:paraId="5F4B6DF2" w14:textId="4CEFB5C1" w:rsidR="00B0726C" w:rsidRPr="00703DD1" w:rsidRDefault="00750C3C" w:rsidP="00D35FC7">
      <w:pPr>
        <w:rPr>
          <w:b/>
          <w:bCs/>
        </w:rPr>
      </w:pPr>
      <w:r w:rsidRPr="00703DD1">
        <w:rPr>
          <w:b/>
          <w:bCs/>
        </w:rPr>
        <w:t>Line</w:t>
      </w:r>
      <w:r w:rsidR="00566983" w:rsidRPr="00703DD1">
        <w:rPr>
          <w:b/>
          <w:bCs/>
        </w:rPr>
        <w:t xml:space="preserve"> </w:t>
      </w:r>
      <w:r w:rsidR="00F65A66" w:rsidRPr="00703DD1">
        <w:rPr>
          <w:b/>
          <w:bCs/>
        </w:rPr>
        <w:t>1</w:t>
      </w:r>
      <w:r w:rsidR="00D053E6" w:rsidRPr="00703DD1">
        <w:rPr>
          <w:b/>
          <w:bCs/>
        </w:rPr>
        <w:t>2</w:t>
      </w:r>
      <w:r w:rsidRPr="00703DD1">
        <w:rPr>
          <w:b/>
          <w:bCs/>
        </w:rPr>
        <w:t xml:space="preserve"> </w:t>
      </w:r>
    </w:p>
    <w:p w14:paraId="5983A01B" w14:textId="27DB7A0A" w:rsidR="00703DD1" w:rsidRPr="00703DD1" w:rsidRDefault="00F65A66" w:rsidP="00D35FC7">
      <w:r>
        <w:t>k</w:t>
      </w:r>
      <w:r w:rsidR="00750C3C" w:rsidRPr="004D6523">
        <w:t>2(1)</w:t>
      </w:r>
      <w:r w:rsidR="00703DD1" w:rsidRPr="00703DD1">
        <w:t xml:space="preserve"> </w:t>
      </w:r>
      <w:r w:rsidR="00703DD1">
        <w:t>[REAL]</w:t>
      </w:r>
      <w:r w:rsidR="00703DD1" w:rsidRPr="00703DD1">
        <w:t xml:space="preserve"> </w:t>
      </w:r>
      <w:r w:rsidR="00887D6E">
        <w:t>Parent m</w:t>
      </w:r>
      <w:r w:rsidR="00703DD1">
        <w:t>ass transfer coefficient between equilibrium and nonequilibrium regions (d</w:t>
      </w:r>
      <w:r w:rsidR="00703DD1" w:rsidRPr="00703DD1">
        <w:rPr>
          <w:vertAlign w:val="superscript"/>
        </w:rPr>
        <w:t>-1</w:t>
      </w:r>
      <w:r w:rsidR="00703DD1">
        <w:t>)</w:t>
      </w:r>
    </w:p>
    <w:p w14:paraId="1FB76E00" w14:textId="00685E6E" w:rsidR="00703DD1" w:rsidRDefault="00F65A66" w:rsidP="00D35FC7">
      <w:r>
        <w:t>k</w:t>
      </w:r>
      <w:r w:rsidR="00750C3C" w:rsidRPr="004D6523">
        <w:t>2(2)</w:t>
      </w:r>
      <w:r w:rsidR="00703DD1" w:rsidRPr="00703DD1">
        <w:t xml:space="preserve"> </w:t>
      </w:r>
      <w:r w:rsidR="00703DD1">
        <w:t>[REAL]</w:t>
      </w:r>
      <w:r w:rsidR="00703DD1" w:rsidRPr="00703DD1">
        <w:t xml:space="preserve"> </w:t>
      </w:r>
      <w:r w:rsidR="00887D6E">
        <w:t>Daughter m</w:t>
      </w:r>
      <w:r w:rsidR="00703DD1">
        <w:t>ass transfer coefficient between equilibrium and nonequilibrium regions (d</w:t>
      </w:r>
      <w:r w:rsidR="00703DD1" w:rsidRPr="00703DD1">
        <w:rPr>
          <w:vertAlign w:val="superscript"/>
        </w:rPr>
        <w:t>-1</w:t>
      </w:r>
      <w:r w:rsidR="00703DD1">
        <w:t>)</w:t>
      </w:r>
    </w:p>
    <w:p w14:paraId="5A801E86" w14:textId="5C1ED018" w:rsidR="00B0726C" w:rsidRDefault="00F65A66" w:rsidP="00D35FC7">
      <w:r>
        <w:t>k</w:t>
      </w:r>
      <w:r w:rsidR="00750C3C" w:rsidRPr="004D6523">
        <w:t xml:space="preserve">2(3) </w:t>
      </w:r>
      <w:r w:rsidR="00703DD1">
        <w:t>[REAL]</w:t>
      </w:r>
      <w:r w:rsidR="00703DD1" w:rsidRPr="00703DD1">
        <w:t xml:space="preserve"> </w:t>
      </w:r>
      <w:r w:rsidR="00887D6E">
        <w:t>Granddaughter m</w:t>
      </w:r>
      <w:r w:rsidR="00703DD1">
        <w:t>ass transfer coeff between equilibrium and nonequilibrium regions(d</w:t>
      </w:r>
      <w:r w:rsidR="00703DD1" w:rsidRPr="00703DD1">
        <w:rPr>
          <w:vertAlign w:val="superscript"/>
        </w:rPr>
        <w:t>-1</w:t>
      </w:r>
      <w:r w:rsidR="00703DD1">
        <w:t>)</w:t>
      </w:r>
    </w:p>
    <w:p w14:paraId="2874D51A" w14:textId="77777777" w:rsidR="00703DD1" w:rsidRDefault="00703DD1" w:rsidP="00D35FC7"/>
    <w:p w14:paraId="4DB73E84" w14:textId="252212F8" w:rsidR="00B0726C" w:rsidRPr="00887D6E" w:rsidRDefault="00750C3C" w:rsidP="00D35FC7">
      <w:pPr>
        <w:rPr>
          <w:b/>
          <w:bCs/>
        </w:rPr>
      </w:pPr>
      <w:r w:rsidRPr="00887D6E">
        <w:rPr>
          <w:b/>
          <w:bCs/>
        </w:rPr>
        <w:t>Line 1</w:t>
      </w:r>
      <w:r w:rsidR="00D053E6" w:rsidRPr="00887D6E">
        <w:rPr>
          <w:b/>
          <w:bCs/>
        </w:rPr>
        <w:t>3</w:t>
      </w:r>
      <w:r w:rsidRPr="00887D6E">
        <w:rPr>
          <w:b/>
          <w:bCs/>
        </w:rPr>
        <w:t xml:space="preserve"> </w:t>
      </w:r>
    </w:p>
    <w:p w14:paraId="25997A9F" w14:textId="4FDD40D7" w:rsidR="00887D6E" w:rsidRPr="004D6523" w:rsidRDefault="00750C3C" w:rsidP="00887D6E">
      <w:pPr>
        <w:rPr>
          <w:b/>
          <w:bCs/>
        </w:rPr>
      </w:pPr>
      <w:r w:rsidRPr="00B0726C">
        <w:t>lowest_conc</w:t>
      </w:r>
      <w:bookmarkStart w:id="9" w:name="_Hlk77845722"/>
      <w:r w:rsidRPr="00B0726C">
        <w:t xml:space="preserve"> </w:t>
      </w:r>
      <w:r w:rsidR="00887D6E" w:rsidRPr="00F65A66">
        <w:t>[REAL]</w:t>
      </w:r>
      <w:r w:rsidR="00887D6E" w:rsidRPr="00887D6E">
        <w:t xml:space="preserve"> </w:t>
      </w:r>
      <w:r w:rsidR="00887D6E">
        <w:t>concentration below which isotherms become linear. (mg/L)  This prevents numerical difficulties at low concentrations.</w:t>
      </w:r>
    </w:p>
    <w:p w14:paraId="239D9D41" w14:textId="61285535" w:rsidR="00887D6E" w:rsidRPr="004D6523" w:rsidRDefault="00750C3C" w:rsidP="00887D6E">
      <w:pPr>
        <w:rPr>
          <w:b/>
          <w:bCs/>
        </w:rPr>
      </w:pPr>
      <w:r w:rsidRPr="00B0726C">
        <w:t>number_subdelt</w:t>
      </w:r>
      <w:bookmarkEnd w:id="9"/>
      <w:r w:rsidR="00F65A66" w:rsidRPr="00B0726C">
        <w:t xml:space="preserve"> </w:t>
      </w:r>
      <w:r w:rsidR="00887D6E" w:rsidRPr="00F65A66">
        <w:t>[INTEGER]</w:t>
      </w:r>
      <w:r w:rsidR="00887D6E" w:rsidRPr="00887D6E">
        <w:t xml:space="preserve"> </w:t>
      </w:r>
      <w:r w:rsidR="00887D6E">
        <w:t>specifies the number of sub-daily steps. This divides the chemical transport into sub-daily time steps to alleviate numerical problems that might occur when using nonlinear isotherm.  For daily time steps with no subdivisions, this value should be 1.</w:t>
      </w:r>
    </w:p>
    <w:p w14:paraId="5BE51BB0" w14:textId="70A6968F" w:rsidR="00B0726C" w:rsidRPr="00B0726C" w:rsidRDefault="00B0726C" w:rsidP="00D35FC7"/>
    <w:p w14:paraId="6EFC2AC3" w14:textId="6359C1AC" w:rsidR="00B0726C" w:rsidRPr="00887D6E" w:rsidRDefault="00566983" w:rsidP="00D35FC7">
      <w:pPr>
        <w:rPr>
          <w:b/>
          <w:bCs/>
        </w:rPr>
      </w:pPr>
      <w:r w:rsidRPr="00887D6E">
        <w:rPr>
          <w:b/>
          <w:bCs/>
        </w:rPr>
        <w:t>Line 1</w:t>
      </w:r>
      <w:r w:rsidR="00D053E6" w:rsidRPr="00887D6E">
        <w:rPr>
          <w:b/>
          <w:bCs/>
        </w:rPr>
        <w:t>4</w:t>
      </w:r>
      <w:r w:rsidRPr="00887D6E">
        <w:rPr>
          <w:b/>
          <w:bCs/>
        </w:rPr>
        <w:t xml:space="preserve">  </w:t>
      </w:r>
    </w:p>
    <w:p w14:paraId="29646880" w14:textId="497B256A" w:rsidR="00887D6E" w:rsidRDefault="00566983" w:rsidP="00887D6E">
      <w:r>
        <w:t>water_column_halflife_input(1)</w:t>
      </w:r>
      <w:bookmarkStart w:id="10" w:name="_Hlk157432920"/>
      <w:r w:rsidR="00887D6E">
        <w:t xml:space="preserve"> [REAL]</w:t>
      </w:r>
      <w:bookmarkEnd w:id="10"/>
      <w:r w:rsidR="00887D6E" w:rsidRPr="00887D6E">
        <w:t xml:space="preserve"> </w:t>
      </w:r>
      <w:r w:rsidR="00887D6E">
        <w:t>water column halflives for parent (days)</w:t>
      </w:r>
    </w:p>
    <w:p w14:paraId="6521535A" w14:textId="73B72A2B" w:rsidR="00887D6E" w:rsidRDefault="00566983" w:rsidP="00887D6E">
      <w:r>
        <w:t>water_column_halflife_input(2)</w:t>
      </w:r>
      <w:r w:rsidR="00887D6E">
        <w:t xml:space="preserve"> [REAL]</w:t>
      </w:r>
      <w:r>
        <w:t xml:space="preserve"> </w:t>
      </w:r>
      <w:r w:rsidR="00887D6E">
        <w:t>water column halflives for daughter (days)</w:t>
      </w:r>
    </w:p>
    <w:p w14:paraId="28113B8B" w14:textId="42BB5B49" w:rsidR="00887D6E" w:rsidRDefault="00887D6E" w:rsidP="00887D6E">
      <w:r>
        <w:t>water_column_halflife_input(3) [REAL] water column halflives for granddaughter (days)</w:t>
      </w:r>
    </w:p>
    <w:p w14:paraId="75EFC1B9" w14:textId="39F98A7E" w:rsidR="00887D6E" w:rsidRDefault="00566983" w:rsidP="00D35FC7">
      <w:r>
        <w:t>xAerobic(1)</w:t>
      </w:r>
      <w:bookmarkStart w:id="11" w:name="_Hlk77846329"/>
      <w:r w:rsidR="00887D6E">
        <w:t xml:space="preserve"> [REAL]</w:t>
      </w:r>
      <w:r w:rsidR="00887D6E" w:rsidRPr="00887D6E">
        <w:t xml:space="preserve"> </w:t>
      </w:r>
      <w:r w:rsidR="00887D6E">
        <w:t>moles of daughter produced per mole parent degraded</w:t>
      </w:r>
    </w:p>
    <w:p w14:paraId="605643B6" w14:textId="381759C0" w:rsidR="00B0726C" w:rsidRDefault="00566983" w:rsidP="00D35FC7">
      <w:r>
        <w:t>xAerobic(2)</w:t>
      </w:r>
      <w:bookmarkEnd w:id="11"/>
      <w:r w:rsidR="00887D6E">
        <w:t xml:space="preserve"> [REAL]</w:t>
      </w:r>
      <w:r w:rsidR="00887D6E" w:rsidRPr="00887D6E">
        <w:t xml:space="preserve"> </w:t>
      </w:r>
      <w:r w:rsidR="00887D6E">
        <w:t>moles of granddaughter produced per mole daughter degraded</w:t>
      </w:r>
    </w:p>
    <w:p w14:paraId="7036B896" w14:textId="77777777" w:rsidR="00887D6E" w:rsidRDefault="00887D6E" w:rsidP="00D35FC7">
      <w:bookmarkStart w:id="12" w:name="_Hlk77848800"/>
    </w:p>
    <w:p w14:paraId="5F29B76A" w14:textId="54171FD6" w:rsidR="00B0726C" w:rsidRPr="00887D6E" w:rsidRDefault="00094A04" w:rsidP="00D35FC7">
      <w:pPr>
        <w:rPr>
          <w:b/>
          <w:bCs/>
        </w:rPr>
      </w:pPr>
      <w:bookmarkStart w:id="13" w:name="_Hlk77846403"/>
      <w:bookmarkEnd w:id="12"/>
      <w:r w:rsidRPr="00887D6E">
        <w:rPr>
          <w:b/>
          <w:bCs/>
        </w:rPr>
        <w:t>Line 1</w:t>
      </w:r>
      <w:r w:rsidR="00D053E6" w:rsidRPr="00887D6E">
        <w:rPr>
          <w:b/>
          <w:bCs/>
        </w:rPr>
        <w:t>5</w:t>
      </w:r>
    </w:p>
    <w:p w14:paraId="510A33D1" w14:textId="458719F1" w:rsidR="00887D6E" w:rsidRDefault="00094A04" w:rsidP="00887D6E">
      <w:r>
        <w:t>water_column_ref_temp(1)</w:t>
      </w:r>
      <w:r w:rsidR="00887D6E" w:rsidRPr="00887D6E">
        <w:t xml:space="preserve"> </w:t>
      </w:r>
      <w:r w:rsidR="00887D6E">
        <w:t>[REAL] temperature (°C) at which the rates in Line 14 were derived.</w:t>
      </w:r>
    </w:p>
    <w:p w14:paraId="4644D125" w14:textId="26BC3898" w:rsidR="00887D6E" w:rsidRDefault="00094A04" w:rsidP="00D35FC7">
      <w:r>
        <w:t>water_column_ref_temp(2)</w:t>
      </w:r>
      <w:r w:rsidR="00887D6E" w:rsidRPr="00887D6E">
        <w:t xml:space="preserve"> </w:t>
      </w:r>
      <w:r w:rsidR="00887D6E">
        <w:t>[REAL] temperature (°C) at which the rates in Line 14 were derived.</w:t>
      </w:r>
    </w:p>
    <w:p w14:paraId="4861BF92" w14:textId="4B91D69A" w:rsidR="00B0726C" w:rsidRDefault="00094A04" w:rsidP="00D35FC7">
      <w:r>
        <w:t>water_column_ref_temp(3)</w:t>
      </w:r>
      <w:r w:rsidRPr="00094A04">
        <w:t xml:space="preserve"> </w:t>
      </w:r>
      <w:bookmarkStart w:id="14" w:name="_Hlk77850366"/>
      <w:r w:rsidR="00887D6E">
        <w:t>[REAL] temperature (°C) at which the rates in Line 14 were derived.</w:t>
      </w:r>
    </w:p>
    <w:bookmarkEnd w:id="14"/>
    <w:p w14:paraId="271CD73D" w14:textId="77777777" w:rsidR="00FC0990" w:rsidRPr="00FC0990" w:rsidRDefault="00FC0990" w:rsidP="00D35FC7"/>
    <w:p w14:paraId="7489BE24" w14:textId="294D69D6" w:rsidR="00B0726C" w:rsidRPr="00633877" w:rsidRDefault="00566983" w:rsidP="00D35FC7">
      <w:pPr>
        <w:rPr>
          <w:b/>
          <w:bCs/>
        </w:rPr>
      </w:pPr>
      <w:r w:rsidRPr="00633877">
        <w:rPr>
          <w:b/>
          <w:bCs/>
        </w:rPr>
        <w:t>Line 1</w:t>
      </w:r>
      <w:r w:rsidR="00D053E6" w:rsidRPr="00633877">
        <w:rPr>
          <w:b/>
          <w:bCs/>
        </w:rPr>
        <w:t>6</w:t>
      </w:r>
    </w:p>
    <w:p w14:paraId="2BF90925" w14:textId="02585A1D" w:rsidR="00633877" w:rsidRDefault="00FC0990" w:rsidP="00D35FC7">
      <w:r>
        <w:t>benthic_halflife_input(1)</w:t>
      </w:r>
      <w:r w:rsidR="00633877" w:rsidRPr="00633877">
        <w:t xml:space="preserve"> </w:t>
      </w:r>
      <w:r w:rsidR="00633877">
        <w:t>[REAL]</w:t>
      </w:r>
      <w:bookmarkStart w:id="15" w:name="_Hlk157441146"/>
      <w:r w:rsidR="00633877" w:rsidRPr="00633877">
        <w:t xml:space="preserve"> </w:t>
      </w:r>
      <w:r w:rsidR="00633877">
        <w:t>benthic region halflives for parent (days)</w:t>
      </w:r>
      <w:bookmarkEnd w:id="15"/>
    </w:p>
    <w:p w14:paraId="25DC2CF2" w14:textId="05156302" w:rsidR="00633877" w:rsidRDefault="00FC0990" w:rsidP="00D35FC7">
      <w:r>
        <w:t>benthic_halflife_input(2)</w:t>
      </w:r>
      <w:r w:rsidR="00633877" w:rsidRPr="00633877">
        <w:t xml:space="preserve"> </w:t>
      </w:r>
      <w:r w:rsidR="00633877">
        <w:t>[REAL]</w:t>
      </w:r>
      <w:r w:rsidR="00633877" w:rsidRPr="00633877">
        <w:t xml:space="preserve"> </w:t>
      </w:r>
      <w:r w:rsidR="00633877">
        <w:t>benthic region halflives for daughter (days)</w:t>
      </w:r>
    </w:p>
    <w:p w14:paraId="11A0E23C" w14:textId="198E59F6" w:rsidR="00633877" w:rsidRDefault="00FC0990" w:rsidP="00D35FC7">
      <w:r>
        <w:t>benthic_halflife_input(3)</w:t>
      </w:r>
      <w:r w:rsidR="00633877" w:rsidRPr="00633877">
        <w:t xml:space="preserve"> </w:t>
      </w:r>
      <w:r w:rsidR="00633877">
        <w:t>[REAL]</w:t>
      </w:r>
      <w:r w:rsidR="00633877" w:rsidRPr="00633877">
        <w:t xml:space="preserve"> </w:t>
      </w:r>
      <w:r w:rsidR="00633877">
        <w:t>benthic region halflives for granddaughter (days)</w:t>
      </w:r>
    </w:p>
    <w:p w14:paraId="3E9C983A" w14:textId="15D7C044" w:rsidR="00633877" w:rsidRDefault="00FC0990" w:rsidP="00D35FC7">
      <w:r>
        <w:t>xBenthic(1)</w:t>
      </w:r>
      <w:r w:rsidR="00565863">
        <w:t xml:space="preserve"> </w:t>
      </w:r>
      <w:r w:rsidR="00633877">
        <w:t>[REAL]</w:t>
      </w:r>
      <w:bookmarkStart w:id="16" w:name="_Hlk77855056"/>
      <w:r w:rsidR="00633877" w:rsidRPr="00633877">
        <w:t xml:space="preserve"> </w:t>
      </w:r>
      <w:r w:rsidR="00633877">
        <w:t>moles of daughter produced per mole parent degraded</w:t>
      </w:r>
      <w:bookmarkEnd w:id="16"/>
    </w:p>
    <w:p w14:paraId="19A0E450" w14:textId="32E8D558" w:rsidR="00566983" w:rsidRDefault="00FC0990" w:rsidP="00D35FC7">
      <w:r>
        <w:t>xbenthic(2)</w:t>
      </w:r>
      <w:r w:rsidR="00633877" w:rsidRPr="00633877">
        <w:t xml:space="preserve"> </w:t>
      </w:r>
      <w:r w:rsidR="00633877">
        <w:t>[REAL]</w:t>
      </w:r>
      <w:r w:rsidR="00633877" w:rsidRPr="00633877">
        <w:t xml:space="preserve"> </w:t>
      </w:r>
      <w:r w:rsidR="00633877">
        <w:t>moles of granddaughter produced per mole daughter degraded</w:t>
      </w:r>
    </w:p>
    <w:p w14:paraId="064FA4B9" w14:textId="0E264DF6" w:rsidR="00FC0990" w:rsidRDefault="00FC0990" w:rsidP="00D35FC7"/>
    <w:p w14:paraId="1F11CA3E" w14:textId="19E1FA8E" w:rsidR="00B0726C" w:rsidRPr="00633877" w:rsidRDefault="00FC0990" w:rsidP="00D35FC7">
      <w:pPr>
        <w:rPr>
          <w:b/>
          <w:bCs/>
        </w:rPr>
      </w:pPr>
      <w:r w:rsidRPr="00633877">
        <w:rPr>
          <w:b/>
          <w:bCs/>
        </w:rPr>
        <w:t>Line 1</w:t>
      </w:r>
      <w:r w:rsidR="00D053E6" w:rsidRPr="00633877">
        <w:rPr>
          <w:b/>
          <w:bCs/>
        </w:rPr>
        <w:t>7</w:t>
      </w:r>
    </w:p>
    <w:bookmarkEnd w:id="13"/>
    <w:p w14:paraId="1E8DEC34" w14:textId="1BA0A8F7" w:rsidR="00633877" w:rsidRDefault="00FC0990" w:rsidP="00633877">
      <w:r>
        <w:t xml:space="preserve">benthic_ref_temp(1) </w:t>
      </w:r>
      <w:r w:rsidR="00633877">
        <w:t>[REAL]</w:t>
      </w:r>
      <w:bookmarkStart w:id="17" w:name="_Hlk77854637"/>
      <w:r w:rsidR="00633877">
        <w:t xml:space="preserve"> temperature (°C) at which the parent degradation was derived.</w:t>
      </w:r>
    </w:p>
    <w:bookmarkEnd w:id="17"/>
    <w:p w14:paraId="6EF874DB" w14:textId="34A1083A" w:rsidR="00633877" w:rsidRDefault="00FC0990" w:rsidP="00D35FC7">
      <w:r>
        <w:t>benthic_ref_temp(2)</w:t>
      </w:r>
      <w:r w:rsidR="00633877" w:rsidRPr="00633877">
        <w:t xml:space="preserve"> </w:t>
      </w:r>
      <w:r w:rsidR="00633877">
        <w:t>[REAL] temperature (°C) at which the daughter degradation was derived.</w:t>
      </w:r>
    </w:p>
    <w:p w14:paraId="78798BC2" w14:textId="677305A8" w:rsidR="00B0726C" w:rsidRDefault="00FC0990" w:rsidP="00D35FC7">
      <w:r>
        <w:t>benthic_ref_temp(3)</w:t>
      </w:r>
      <w:r w:rsidR="00B0726C" w:rsidRPr="00B0726C">
        <w:t xml:space="preserve"> </w:t>
      </w:r>
      <w:r w:rsidR="00633877">
        <w:t>[REAL] temperature (°C) at which the granddaughter degradation was derived.</w:t>
      </w:r>
    </w:p>
    <w:p w14:paraId="3FF4D449" w14:textId="23EC7EC0" w:rsidR="00B0726C" w:rsidRDefault="00B0726C" w:rsidP="00D35FC7"/>
    <w:p w14:paraId="7ED267DA" w14:textId="42ACEC2D" w:rsidR="00F50963" w:rsidRPr="00633877" w:rsidRDefault="00FC0990" w:rsidP="00D35FC7">
      <w:pPr>
        <w:rPr>
          <w:b/>
          <w:bCs/>
        </w:rPr>
      </w:pPr>
      <w:r w:rsidRPr="00633877">
        <w:rPr>
          <w:b/>
          <w:bCs/>
        </w:rPr>
        <w:t>Line 1</w:t>
      </w:r>
      <w:r w:rsidR="00D053E6" w:rsidRPr="00633877">
        <w:rPr>
          <w:b/>
          <w:bCs/>
        </w:rPr>
        <w:t>8</w:t>
      </w:r>
      <w:r w:rsidRPr="00633877">
        <w:rPr>
          <w:b/>
          <w:bCs/>
        </w:rPr>
        <w:t xml:space="preserve"> </w:t>
      </w:r>
    </w:p>
    <w:p w14:paraId="509BA677" w14:textId="12450E77" w:rsidR="00633877" w:rsidRDefault="00FC0990" w:rsidP="00633877">
      <w:r w:rsidRPr="00565863">
        <w:t>photo_halflife_input(1)</w:t>
      </w:r>
      <w:r w:rsidR="00633877" w:rsidRPr="00633877">
        <w:t xml:space="preserve"> </w:t>
      </w:r>
      <w:r w:rsidR="00633877">
        <w:t>[REAL]</w:t>
      </w:r>
      <w:r w:rsidR="00633877" w:rsidRPr="00633877">
        <w:t xml:space="preserve"> </w:t>
      </w:r>
      <w:r w:rsidR="00633877">
        <w:t>near-surface aqueous photolysis parent half life</w:t>
      </w:r>
    </w:p>
    <w:p w14:paraId="6DEEB508" w14:textId="09ED9AA1" w:rsidR="00633877" w:rsidRDefault="00FC0990" w:rsidP="00D35FC7">
      <w:r w:rsidRPr="00565863">
        <w:t>photo_halflife_input(2)</w:t>
      </w:r>
      <w:r w:rsidR="00633877" w:rsidRPr="00633877">
        <w:t xml:space="preserve"> </w:t>
      </w:r>
      <w:r w:rsidR="00633877">
        <w:t>[REAL]</w:t>
      </w:r>
      <w:r w:rsidR="00633877" w:rsidRPr="00633877">
        <w:t xml:space="preserve"> </w:t>
      </w:r>
      <w:r w:rsidR="00633877">
        <w:t>near-surface aqueous photolysis daughter half life</w:t>
      </w:r>
    </w:p>
    <w:p w14:paraId="6607EC57" w14:textId="1EDB72AC" w:rsidR="00633877" w:rsidRDefault="00FC0990" w:rsidP="00D35FC7">
      <w:r w:rsidRPr="00565863">
        <w:t>photo_halflife_input(3)</w:t>
      </w:r>
      <w:r w:rsidR="00633877" w:rsidRPr="00633877">
        <w:t xml:space="preserve"> </w:t>
      </w:r>
      <w:r w:rsidR="00633877">
        <w:t>[REAL]</w:t>
      </w:r>
      <w:r w:rsidR="00633877" w:rsidRPr="00633877">
        <w:t xml:space="preserve"> </w:t>
      </w:r>
      <w:r w:rsidR="00633877">
        <w:t>near-surface aqueous photolysis granddaughter half life</w:t>
      </w:r>
    </w:p>
    <w:p w14:paraId="3EEEF5D7" w14:textId="2CCE706F" w:rsidR="00633877" w:rsidRDefault="00FC0990" w:rsidP="00D35FC7">
      <w:r w:rsidRPr="00565863">
        <w:t>xPhoto(1)</w:t>
      </w:r>
      <w:r w:rsidR="00633877" w:rsidRPr="00633877">
        <w:t xml:space="preserve"> </w:t>
      </w:r>
      <w:r w:rsidR="00633877">
        <w:t>[REAL]</w:t>
      </w:r>
      <w:r w:rsidR="00633877" w:rsidRPr="00633877">
        <w:t xml:space="preserve"> </w:t>
      </w:r>
      <w:r w:rsidR="00633877">
        <w:t>moles of daughter produced per mole parent degraded</w:t>
      </w:r>
    </w:p>
    <w:p w14:paraId="7CAF5A01" w14:textId="2CC2F34E" w:rsidR="00FC0990" w:rsidRDefault="00FC0990" w:rsidP="00D35FC7">
      <w:r w:rsidRPr="00565863">
        <w:t xml:space="preserve">xphoto(2) </w:t>
      </w:r>
      <w:r w:rsidR="00633877">
        <w:t>[REAL]</w:t>
      </w:r>
      <w:r w:rsidR="00633877" w:rsidRPr="00633877">
        <w:t xml:space="preserve"> </w:t>
      </w:r>
      <w:r w:rsidR="00633877">
        <w:t>moles of granddaughter produced per mole daughter degraded</w:t>
      </w:r>
    </w:p>
    <w:p w14:paraId="28CA3ABE" w14:textId="104E2D39" w:rsidR="00F50963" w:rsidRDefault="00F50963" w:rsidP="00D35FC7">
      <w:bookmarkStart w:id="18" w:name="_Hlk77851328"/>
    </w:p>
    <w:bookmarkEnd w:id="18"/>
    <w:p w14:paraId="5883E8B0" w14:textId="475CA759" w:rsidR="00F50963" w:rsidRPr="00633877" w:rsidRDefault="00FC0990" w:rsidP="00D35FC7">
      <w:pPr>
        <w:rPr>
          <w:b/>
          <w:bCs/>
        </w:rPr>
      </w:pPr>
      <w:r w:rsidRPr="00633877">
        <w:rPr>
          <w:b/>
          <w:bCs/>
        </w:rPr>
        <w:t>Line 1</w:t>
      </w:r>
      <w:r w:rsidR="00D053E6" w:rsidRPr="00633877">
        <w:rPr>
          <w:b/>
          <w:bCs/>
        </w:rPr>
        <w:t>9</w:t>
      </w:r>
    </w:p>
    <w:p w14:paraId="608687FF" w14:textId="4A7FA54B" w:rsidR="00633877" w:rsidRDefault="00FC0990" w:rsidP="00633877">
      <w:r w:rsidRPr="00565863">
        <w:lastRenderedPageBreak/>
        <w:t>rflat(1)</w:t>
      </w:r>
      <w:bookmarkStart w:id="19" w:name="_Hlk157441560"/>
      <w:r w:rsidR="00633877" w:rsidRPr="00633877">
        <w:t xml:space="preserve"> </w:t>
      </w:r>
      <w:r w:rsidR="00633877">
        <w:t>[REAL]</w:t>
      </w:r>
      <w:bookmarkEnd w:id="19"/>
      <w:r w:rsidR="00633877">
        <w:t xml:space="preserve"> latitude at which the parent photolysis in Line 18 represents</w:t>
      </w:r>
    </w:p>
    <w:p w14:paraId="529BDA2C" w14:textId="546B3075" w:rsidR="00633877" w:rsidRDefault="00FC0990" w:rsidP="00D35FC7">
      <w:r w:rsidRPr="00565863">
        <w:t>rflat(2)</w:t>
      </w:r>
      <w:r w:rsidR="00633877" w:rsidRPr="00633877">
        <w:t xml:space="preserve"> </w:t>
      </w:r>
      <w:r w:rsidR="00633877">
        <w:t>[REAL] latitude at which the d</w:t>
      </w:r>
      <w:r w:rsidR="00392957">
        <w:t>aughter</w:t>
      </w:r>
      <w:r w:rsidR="00633877">
        <w:t xml:space="preserve"> photolysis in Line 18 represents</w:t>
      </w:r>
    </w:p>
    <w:p w14:paraId="2904B6AD" w14:textId="14EF44F0" w:rsidR="00F50963" w:rsidRDefault="00FC0990" w:rsidP="00D35FC7">
      <w:r w:rsidRPr="00565863">
        <w:t xml:space="preserve">rflat(3) </w:t>
      </w:r>
      <w:r w:rsidR="00633877">
        <w:t>[REAL]</w:t>
      </w:r>
      <w:r w:rsidRPr="00565863">
        <w:t xml:space="preserve"> </w:t>
      </w:r>
      <w:r w:rsidR="00633877">
        <w:t xml:space="preserve">latitude at which the </w:t>
      </w:r>
      <w:r w:rsidR="00392957">
        <w:t>granddaughter</w:t>
      </w:r>
      <w:r w:rsidR="00633877">
        <w:t xml:space="preserve"> photolysis in Line 18 represents</w:t>
      </w:r>
    </w:p>
    <w:p w14:paraId="6E1CC17C" w14:textId="2B8F8F43" w:rsidR="00FC0990" w:rsidRPr="00565863" w:rsidRDefault="00FC0990" w:rsidP="00D35FC7">
      <w:r w:rsidRPr="00565863">
        <w:t xml:space="preserve">   </w:t>
      </w:r>
    </w:p>
    <w:p w14:paraId="1D76833E" w14:textId="28617367" w:rsidR="00F50963" w:rsidRPr="003C6C00" w:rsidRDefault="00FC0990" w:rsidP="00D35FC7">
      <w:pPr>
        <w:rPr>
          <w:b/>
          <w:bCs/>
        </w:rPr>
      </w:pPr>
      <w:r w:rsidRPr="003C6C00">
        <w:rPr>
          <w:b/>
          <w:bCs/>
        </w:rPr>
        <w:t xml:space="preserve">Line </w:t>
      </w:r>
      <w:r w:rsidR="00D053E6" w:rsidRPr="003C6C00">
        <w:rPr>
          <w:b/>
          <w:bCs/>
        </w:rPr>
        <w:t>20</w:t>
      </w:r>
      <w:r w:rsidRPr="003C6C00">
        <w:rPr>
          <w:b/>
          <w:bCs/>
        </w:rPr>
        <w:t xml:space="preserve"> </w:t>
      </w:r>
    </w:p>
    <w:p w14:paraId="2434E5CF" w14:textId="3CEEEB33" w:rsidR="003C6C00" w:rsidRDefault="00FC0990" w:rsidP="00D35FC7">
      <w:bookmarkStart w:id="20" w:name="_Hlk77851620"/>
      <w:r w:rsidRPr="00565863">
        <w:t>hydrolysis</w:t>
      </w:r>
      <w:bookmarkEnd w:id="20"/>
      <w:r w:rsidRPr="00565863">
        <w:t>_halflife_input(1)</w:t>
      </w:r>
      <w:r w:rsidR="003C6C00" w:rsidRPr="003C6C00">
        <w:t xml:space="preserve"> </w:t>
      </w:r>
      <w:r w:rsidR="003C6C00">
        <w:t>[REAL]</w:t>
      </w:r>
      <w:r w:rsidR="003C6C00" w:rsidRPr="003C6C00">
        <w:t xml:space="preserve"> </w:t>
      </w:r>
      <w:r w:rsidR="003C6C00">
        <w:t>hydrolysis halflife for parent</w:t>
      </w:r>
    </w:p>
    <w:p w14:paraId="12BD9AA2" w14:textId="5F62CC12" w:rsidR="003C6C00" w:rsidRDefault="00FC0990" w:rsidP="00D35FC7">
      <w:r w:rsidRPr="00565863">
        <w:t>hydrolysis_halflife_input(2)</w:t>
      </w:r>
      <w:r w:rsidR="003C6C00" w:rsidRPr="003C6C00">
        <w:t xml:space="preserve"> </w:t>
      </w:r>
      <w:r w:rsidR="003C6C00">
        <w:t>[REAL]</w:t>
      </w:r>
      <w:r w:rsidR="003C6C00" w:rsidRPr="003C6C00">
        <w:t xml:space="preserve"> </w:t>
      </w:r>
      <w:r w:rsidR="003C6C00">
        <w:t>hydrolysis halflife for daughter</w:t>
      </w:r>
    </w:p>
    <w:p w14:paraId="33A99123" w14:textId="67AF0D20" w:rsidR="003C6C00" w:rsidRDefault="00FC0990" w:rsidP="00D35FC7">
      <w:r w:rsidRPr="00565863">
        <w:t>hydrolysis_halflife_input(3</w:t>
      </w:r>
      <w:r w:rsidR="003C6C00">
        <w:t>)</w:t>
      </w:r>
      <w:r w:rsidR="003C6C00" w:rsidRPr="003C6C00">
        <w:t xml:space="preserve"> </w:t>
      </w:r>
      <w:r w:rsidR="003C6C00">
        <w:t>[REAL]</w:t>
      </w:r>
      <w:r w:rsidR="003C6C00" w:rsidRPr="003C6C00">
        <w:t xml:space="preserve"> </w:t>
      </w:r>
      <w:r w:rsidR="003C6C00">
        <w:t>hydrolysis halflife for granddaughter</w:t>
      </w:r>
    </w:p>
    <w:p w14:paraId="08F56963" w14:textId="22A17E0D" w:rsidR="003C6C00" w:rsidRDefault="00FC0990" w:rsidP="00D35FC7">
      <w:r w:rsidRPr="00565863">
        <w:t>xhydro(1)</w:t>
      </w:r>
      <w:r w:rsidR="003C6C00" w:rsidRPr="003C6C00">
        <w:t xml:space="preserve"> </w:t>
      </w:r>
      <w:r w:rsidR="003C6C00">
        <w:t>[REAL]</w:t>
      </w:r>
      <w:r w:rsidR="003C6C00" w:rsidRPr="00685DEE">
        <w:t xml:space="preserve"> </w:t>
      </w:r>
      <w:bookmarkStart w:id="21" w:name="_Hlk77854996"/>
      <w:r w:rsidR="003C6C00">
        <w:t>moles of daughter produced per mole parent degraded</w:t>
      </w:r>
      <w:bookmarkEnd w:id="21"/>
    </w:p>
    <w:p w14:paraId="6F8D97A1" w14:textId="54DEB15C" w:rsidR="00FC0990" w:rsidRPr="00565863" w:rsidRDefault="00FC0990" w:rsidP="00D35FC7">
      <w:r w:rsidRPr="00565863">
        <w:t>xhydro(2)</w:t>
      </w:r>
      <w:r w:rsidR="003C6C00" w:rsidRPr="003C6C00">
        <w:t xml:space="preserve"> </w:t>
      </w:r>
      <w:r w:rsidR="003C6C00">
        <w:t>[REAL] moles of granddaughter produced per mole daughter degraded</w:t>
      </w:r>
    </w:p>
    <w:p w14:paraId="3F41A71F" w14:textId="54B522D5" w:rsidR="00FC0990" w:rsidRPr="00565863" w:rsidRDefault="00FC0990" w:rsidP="00D35FC7"/>
    <w:p w14:paraId="17309173" w14:textId="65ABB7CD" w:rsidR="00662B78" w:rsidRPr="003C6C00" w:rsidRDefault="00FC0990" w:rsidP="00D35FC7">
      <w:pPr>
        <w:rPr>
          <w:b/>
          <w:bCs/>
        </w:rPr>
      </w:pPr>
      <w:r w:rsidRPr="003C6C00">
        <w:rPr>
          <w:b/>
          <w:bCs/>
        </w:rPr>
        <w:t>Line 2</w:t>
      </w:r>
      <w:r w:rsidR="001039E8" w:rsidRPr="003C6C00">
        <w:rPr>
          <w:b/>
          <w:bCs/>
        </w:rPr>
        <w:t>1</w:t>
      </w:r>
    </w:p>
    <w:p w14:paraId="4716044E" w14:textId="248A7936"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(1)</w:t>
      </w:r>
      <w:r w:rsidR="003C6C00" w:rsidRPr="003C6C00">
        <w:t xml:space="preserve"> </w:t>
      </w:r>
      <w:r w:rsidR="003C6C00">
        <w:t>[REAL]</w:t>
      </w:r>
      <w:r w:rsidR="003C6C00" w:rsidRPr="003C6C00">
        <w:t xml:space="preserve"> </w:t>
      </w:r>
      <w:r w:rsidR="003C6C00">
        <w:t>soil degradation halflife for parent</w:t>
      </w:r>
    </w:p>
    <w:p w14:paraId="5D6A015F" w14:textId="11A0D147"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(2)</w:t>
      </w:r>
      <w:r w:rsidR="003C6C00" w:rsidRPr="003C6C00">
        <w:t xml:space="preserve"> </w:t>
      </w:r>
      <w:r w:rsidR="003C6C00">
        <w:t>[REAL]</w:t>
      </w:r>
      <w:r w:rsidR="003C6C00" w:rsidRPr="003C6C00">
        <w:t xml:space="preserve"> </w:t>
      </w:r>
      <w:r w:rsidR="003C6C00">
        <w:t>soil degradation halflife for daughter</w:t>
      </w:r>
    </w:p>
    <w:p w14:paraId="1564E17C" w14:textId="0D8E5263" w:rsidR="003C6C00" w:rsidRDefault="003B1A50" w:rsidP="00D35FC7">
      <w:pPr>
        <w:rPr>
          <w:color w:val="000000" w:themeColor="text1"/>
        </w:rPr>
      </w:pPr>
      <w:r>
        <w:t>soil_degradation_halflife_input</w:t>
      </w:r>
      <w:r w:rsidRPr="00565863">
        <w:rPr>
          <w:color w:val="000000" w:themeColor="text1"/>
        </w:rPr>
        <w:t xml:space="preserve"> </w:t>
      </w:r>
      <w:r w:rsidR="00FC0990" w:rsidRPr="00565863">
        <w:rPr>
          <w:color w:val="000000" w:themeColor="text1"/>
        </w:rPr>
        <w:t>(3)</w:t>
      </w:r>
      <w:r w:rsidR="003C6C00" w:rsidRPr="003C6C00">
        <w:t xml:space="preserve"> </w:t>
      </w:r>
      <w:r w:rsidR="003C6C00">
        <w:t>[REAL]</w:t>
      </w:r>
      <w:r w:rsidR="003C6C00" w:rsidRPr="003C6C00">
        <w:t xml:space="preserve"> </w:t>
      </w:r>
      <w:r w:rsidR="003C6C00">
        <w:t>soil degradation halflife for granddaughter</w:t>
      </w:r>
    </w:p>
    <w:p w14:paraId="619C63A4" w14:textId="4B0D559E" w:rsidR="003C6C00" w:rsidRDefault="00FC0990" w:rsidP="00D35FC7">
      <w:pPr>
        <w:rPr>
          <w:color w:val="000000" w:themeColor="text1"/>
        </w:rPr>
      </w:pPr>
      <w:r w:rsidRPr="00565863">
        <w:rPr>
          <w:color w:val="000000" w:themeColor="text1"/>
        </w:rPr>
        <w:t>xsoil(1)</w:t>
      </w:r>
      <w:r w:rsidR="003C6C00" w:rsidRPr="003C6C00">
        <w:t xml:space="preserve"> </w:t>
      </w:r>
      <w:r w:rsidR="003C6C00">
        <w:t>[REAL]</w:t>
      </w:r>
      <w:r w:rsidR="003C6C00" w:rsidRPr="003C6C00">
        <w:t xml:space="preserve"> </w:t>
      </w:r>
      <w:r w:rsidR="003C6C00">
        <w:t>moles of daughter produced per mole parent degraded</w:t>
      </w:r>
    </w:p>
    <w:p w14:paraId="4B5C8CC0" w14:textId="62DEEC96" w:rsidR="003C6C00" w:rsidRDefault="00FC0990" w:rsidP="00D35FC7">
      <w:r w:rsidRPr="00565863">
        <w:rPr>
          <w:color w:val="000000" w:themeColor="text1"/>
        </w:rPr>
        <w:t>xsoil(2)</w:t>
      </w:r>
      <w:r w:rsidR="00662B78" w:rsidRPr="00662B78">
        <w:t xml:space="preserve"> </w:t>
      </w:r>
      <w:r w:rsidR="003C6C00">
        <w:t>[REAL]</w:t>
      </w:r>
      <w:bookmarkStart w:id="22" w:name="_Hlk77854969"/>
      <w:r w:rsidR="003C6C00" w:rsidRPr="003C6C00">
        <w:t xml:space="preserve"> </w:t>
      </w:r>
      <w:r w:rsidR="003C6C00">
        <w:t>moles of granddaughter produced per mole daughter degraded</w:t>
      </w:r>
      <w:bookmarkEnd w:id="22"/>
    </w:p>
    <w:p w14:paraId="58024DD6" w14:textId="506E8CC8" w:rsidR="003C6C00" w:rsidRDefault="00685DEE" w:rsidP="00D35FC7">
      <w:r>
        <w:rPr>
          <w:rFonts w:ascii="Consolas" w:hAnsi="Consolas" w:cs="Consolas"/>
          <w:color w:val="000000"/>
          <w:sz w:val="19"/>
          <w:szCs w:val="19"/>
        </w:rPr>
        <w:t>is_total_degradation</w:t>
      </w:r>
      <w:r w:rsidR="003C6C00">
        <w:t xml:space="preserve"> [LOGICAL]</w:t>
      </w:r>
      <w:r w:rsidR="003C6C00" w:rsidRPr="003C6C00">
        <w:t xml:space="preserve"> </w:t>
      </w:r>
      <w:r w:rsidR="003C6C00">
        <w:t>switch for degradation media</w:t>
      </w:r>
    </w:p>
    <w:p w14:paraId="151A52BC" w14:textId="14BDA0E8" w:rsidR="003C6C00" w:rsidRDefault="003C6C00" w:rsidP="003C6C00">
      <w:pPr>
        <w:ind w:firstLine="720"/>
      </w:pPr>
      <w:r>
        <w:t>True if degradation occurs on sorbed and aqueous phases.</w:t>
      </w:r>
    </w:p>
    <w:p w14:paraId="5355D145" w14:textId="460908F6" w:rsidR="00662B78" w:rsidRDefault="003C6C00" w:rsidP="003C6C00">
      <w:pPr>
        <w:ind w:firstLine="720"/>
      </w:pPr>
      <w:r>
        <w:t>False if degradation occurs only in the aqueous phase.</w:t>
      </w:r>
    </w:p>
    <w:p w14:paraId="6610A634" w14:textId="1CB960CF" w:rsidR="00662B78" w:rsidRDefault="00662B78" w:rsidP="00D35FC7"/>
    <w:p w14:paraId="35AAD3AE" w14:textId="77777777" w:rsidR="00FC0990" w:rsidRPr="00565863" w:rsidRDefault="00FC0990" w:rsidP="00D35FC7"/>
    <w:p w14:paraId="6DB50F80" w14:textId="15E817D5" w:rsidR="00685DEE" w:rsidRPr="00371978" w:rsidRDefault="00FC0990" w:rsidP="00D35FC7">
      <w:pPr>
        <w:rPr>
          <w:b/>
          <w:bCs/>
        </w:rPr>
      </w:pPr>
      <w:r w:rsidRPr="00371978">
        <w:rPr>
          <w:b/>
          <w:bCs/>
        </w:rPr>
        <w:t>Line 2</w:t>
      </w:r>
      <w:r w:rsidR="001039E8" w:rsidRPr="00371978">
        <w:rPr>
          <w:b/>
          <w:bCs/>
        </w:rPr>
        <w:t>2</w:t>
      </w:r>
      <w:r w:rsidRPr="00371978">
        <w:rPr>
          <w:b/>
          <w:bCs/>
        </w:rPr>
        <w:t xml:space="preserve"> </w:t>
      </w:r>
    </w:p>
    <w:p w14:paraId="0BBD5EF8" w14:textId="56209809" w:rsidR="00FC0990" w:rsidRDefault="00FC0990" w:rsidP="00D35FC7">
      <w:r w:rsidRPr="00565863">
        <w:t>soil_ref_temp(1), soil_ref_temp(2), soil_ref_temp(3)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4DC1871A" w:rsidR="00685DEE" w:rsidRPr="00371978" w:rsidRDefault="00FC0990" w:rsidP="00D35FC7">
      <w:pPr>
        <w:rPr>
          <w:b/>
          <w:bCs/>
        </w:rPr>
      </w:pPr>
      <w:r w:rsidRPr="00371978">
        <w:rPr>
          <w:b/>
          <w:bCs/>
        </w:rPr>
        <w:t>Line 2</w:t>
      </w:r>
      <w:r w:rsidR="001039E8" w:rsidRPr="00371978">
        <w:rPr>
          <w:b/>
          <w:bCs/>
        </w:rPr>
        <w:t>3</w:t>
      </w:r>
      <w:r w:rsidRPr="00371978">
        <w:rPr>
          <w:b/>
          <w:bCs/>
        </w:rPr>
        <w:t xml:space="preserve"> </w:t>
      </w:r>
    </w:p>
    <w:p w14:paraId="066ED405" w14:textId="77777777" w:rsidR="00685DEE" w:rsidRDefault="00FC0990" w:rsidP="00D35FC7">
      <w:r w:rsidRPr="00565863">
        <w:t>plant_pesticide_degrade_rate(1), plant_pesticide_degrade_rate(2), plant_pesticide_degrade_rate(3),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r w:rsidRPr="00565863">
        <w:t>plant_pesticide_degrade_rate(1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151C2D90" w:rsidR="00E71D5F" w:rsidRPr="00371978" w:rsidRDefault="00FC0990" w:rsidP="00D35FC7">
      <w:pPr>
        <w:rPr>
          <w:b/>
          <w:bCs/>
        </w:rPr>
      </w:pPr>
      <w:r w:rsidRPr="00371978">
        <w:rPr>
          <w:b/>
          <w:bCs/>
        </w:rPr>
        <w:t>Line 2</w:t>
      </w:r>
      <w:r w:rsidR="001039E8" w:rsidRPr="00371978">
        <w:rPr>
          <w:b/>
          <w:bCs/>
        </w:rPr>
        <w:t>4</w:t>
      </w:r>
    </w:p>
    <w:p w14:paraId="0BDAC170" w14:textId="7A526307" w:rsidR="00FC0990" w:rsidRDefault="00FC0990" w:rsidP="00D35FC7">
      <w:r w:rsidRPr="00565863">
        <w:t xml:space="preserve">plant_washoff_coeff(1), plant_washoff_coeff(2), </w:t>
      </w:r>
      <w:bookmarkStart w:id="27" w:name="_Hlk77855102"/>
      <w:r w:rsidRPr="00565863">
        <w:t xml:space="preserve">plant_washoff_coeff(3) </w:t>
      </w:r>
      <w:bookmarkEnd w:id="27"/>
    </w:p>
    <w:p w14:paraId="576977F6" w14:textId="0A236579" w:rsidR="00E71D5F" w:rsidRDefault="00E71D5F" w:rsidP="00D35FC7">
      <w:r>
        <w:t>[REAL, REAL, REAL]</w:t>
      </w:r>
    </w:p>
    <w:p w14:paraId="0AF88490" w14:textId="2D9211BC" w:rsidR="00E71D5F" w:rsidRDefault="00E71D5F" w:rsidP="00D35FC7">
      <w:r w:rsidRPr="00565863">
        <w:t>plant_washoff_coeff(</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01980A84" w:rsidR="00E71D5F" w:rsidRPr="00371978" w:rsidRDefault="00FC0990" w:rsidP="00D35FC7">
      <w:pPr>
        <w:rPr>
          <w:b/>
          <w:bCs/>
        </w:rPr>
      </w:pPr>
      <w:r w:rsidRPr="00371978">
        <w:rPr>
          <w:b/>
          <w:bCs/>
        </w:rPr>
        <w:t>Line 2</w:t>
      </w:r>
      <w:r w:rsidR="001039E8" w:rsidRPr="00371978">
        <w:rPr>
          <w:b/>
          <w:bCs/>
        </w:rPr>
        <w:t>5</w:t>
      </w:r>
      <w:r w:rsidRPr="00371978">
        <w:rPr>
          <w:b/>
          <w:bCs/>
        </w:rPr>
        <w:t xml:space="preserve"> </w:t>
      </w:r>
    </w:p>
    <w:p w14:paraId="623B9DA8" w14:textId="657FA412" w:rsidR="00FC0990" w:rsidRDefault="00FC0990" w:rsidP="00D35FC7">
      <w:r w:rsidRPr="00565863">
        <w:t>mwt(1), mwt(2), mwt(3)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3B757316" w:rsidR="00E71D5F" w:rsidRPr="00371978" w:rsidRDefault="00FC0990" w:rsidP="00D35FC7">
      <w:pPr>
        <w:rPr>
          <w:b/>
          <w:bCs/>
        </w:rPr>
      </w:pPr>
      <w:r w:rsidRPr="00371978">
        <w:rPr>
          <w:b/>
          <w:bCs/>
        </w:rPr>
        <w:t>Line 2</w:t>
      </w:r>
      <w:r w:rsidR="001039E8" w:rsidRPr="00371978">
        <w:rPr>
          <w:b/>
          <w:bCs/>
        </w:rPr>
        <w:t>6</w:t>
      </w:r>
    </w:p>
    <w:p w14:paraId="241C2A2C" w14:textId="4A73C3B4" w:rsidR="00FC0990" w:rsidRDefault="00FC0990" w:rsidP="00D35FC7">
      <w:r w:rsidRPr="00565863">
        <w:lastRenderedPageBreak/>
        <w:t>vapor_press(1), vapor_press(2),vapor_press(3)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07309E5B" w:rsidR="00E71D5F" w:rsidRPr="00371978" w:rsidRDefault="00E71D5F" w:rsidP="00D35FC7">
      <w:pPr>
        <w:rPr>
          <w:b/>
          <w:bCs/>
        </w:rPr>
      </w:pPr>
      <w:r w:rsidRPr="00371978">
        <w:rPr>
          <w:b/>
          <w:bCs/>
        </w:rPr>
        <w:t>Line 2</w:t>
      </w:r>
      <w:r w:rsidR="001039E8" w:rsidRPr="00371978">
        <w:rPr>
          <w:b/>
          <w:bCs/>
        </w:rPr>
        <w:t>7</w:t>
      </w:r>
    </w:p>
    <w:p w14:paraId="678AA24A" w14:textId="1BA4EF35" w:rsidR="00FC0990" w:rsidRDefault="00FC0990" w:rsidP="00D35FC7">
      <w:r w:rsidRPr="00565863">
        <w:t>solubilty(1), solubilty(2), solubilty(3)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4A8A6B72" w:rsidR="00A11D11" w:rsidRPr="00371978" w:rsidRDefault="00A11D11" w:rsidP="00D35FC7">
      <w:pPr>
        <w:rPr>
          <w:b/>
          <w:bCs/>
        </w:rPr>
      </w:pPr>
      <w:r w:rsidRPr="00371978">
        <w:rPr>
          <w:b/>
          <w:bCs/>
        </w:rPr>
        <w:t>Line 2</w:t>
      </w:r>
      <w:r w:rsidR="001039E8" w:rsidRPr="00371978">
        <w:rPr>
          <w:b/>
          <w:bCs/>
        </w:rPr>
        <w:t>8</w:t>
      </w:r>
    </w:p>
    <w:p w14:paraId="4C80D596" w14:textId="1D229393" w:rsidR="00FC0990" w:rsidRDefault="00FC0990" w:rsidP="00D35FC7">
      <w:r w:rsidRPr="00565863">
        <w:t>Henry_unitless(1),Henry_unitless(2),Henry_unitless(3)</w:t>
      </w:r>
    </w:p>
    <w:p w14:paraId="34F1856F" w14:textId="77777777" w:rsidR="00A11D11" w:rsidRDefault="00A11D11" w:rsidP="00D35FC7">
      <w:r>
        <w:t>[REAL, REAL, REAL]</w:t>
      </w:r>
    </w:p>
    <w:p w14:paraId="528434FC" w14:textId="202F25F4" w:rsidR="00A11D11" w:rsidRDefault="00A11D11" w:rsidP="00D35FC7">
      <w:r>
        <w:t xml:space="preserve">Henrys’s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7567CAE6" w:rsidR="00A11D11" w:rsidRPr="00371978" w:rsidRDefault="00A11D11" w:rsidP="00D35FC7">
      <w:pPr>
        <w:rPr>
          <w:b/>
          <w:bCs/>
        </w:rPr>
      </w:pPr>
      <w:r w:rsidRPr="00371978">
        <w:rPr>
          <w:b/>
          <w:bCs/>
        </w:rPr>
        <w:t>Line 2</w:t>
      </w:r>
      <w:r w:rsidR="001039E8" w:rsidRPr="00371978">
        <w:rPr>
          <w:b/>
          <w:bCs/>
        </w:rPr>
        <w:t>9</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1A8F57EA" w:rsidR="00A11D11" w:rsidRPr="00371978" w:rsidRDefault="00A11D11" w:rsidP="00D35FC7">
      <w:pPr>
        <w:rPr>
          <w:b/>
          <w:bCs/>
        </w:rPr>
      </w:pPr>
      <w:r w:rsidRPr="00371978">
        <w:rPr>
          <w:b/>
          <w:bCs/>
        </w:rPr>
        <w:t xml:space="preserve">Line </w:t>
      </w:r>
      <w:r w:rsidR="001039E8" w:rsidRPr="00371978">
        <w:rPr>
          <w:b/>
          <w:bCs/>
        </w:rPr>
        <w:t>30</w:t>
      </w:r>
    </w:p>
    <w:p w14:paraId="7A125279" w14:textId="23C04E1B" w:rsidR="00A11D11" w:rsidRDefault="00FC0990" w:rsidP="00D35FC7">
      <w:r w:rsidRPr="00565863">
        <w:t>Heat_of_Henry(1),</w:t>
      </w:r>
      <w:r w:rsidR="00A11D11">
        <w:t xml:space="preserve"> </w:t>
      </w:r>
      <w:r w:rsidRPr="00565863">
        <w:t>Heat_of_Henry(2),</w:t>
      </w:r>
      <w:r w:rsidR="00A11D11">
        <w:t xml:space="preserve"> </w:t>
      </w:r>
      <w:r w:rsidRPr="00565863">
        <w:t>Heat_of_Henry(3)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r>
        <w:t>Enthapy of phase transfer from dissolved in water to dissolved in air [J/mole]</w:t>
      </w:r>
    </w:p>
    <w:p w14:paraId="4F874746" w14:textId="641173D3" w:rsidR="00FC0990" w:rsidRPr="00565863" w:rsidRDefault="00FC0990" w:rsidP="00D35FC7"/>
    <w:p w14:paraId="6F7C637D" w14:textId="291E6C4F" w:rsidR="00A11D11" w:rsidRPr="00371978" w:rsidRDefault="00A11D11" w:rsidP="00D35FC7">
      <w:pPr>
        <w:rPr>
          <w:b/>
          <w:bCs/>
        </w:rPr>
      </w:pPr>
      <w:r w:rsidRPr="00371978">
        <w:rPr>
          <w:b/>
          <w:bCs/>
        </w:rPr>
        <w:t>Line 3</w:t>
      </w:r>
      <w:r w:rsidR="001039E8" w:rsidRPr="00371978">
        <w:rPr>
          <w:b/>
          <w:bCs/>
        </w:rPr>
        <w:t>1</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6AE1B4F7" w:rsidR="00864872" w:rsidRPr="00371978" w:rsidRDefault="003C7EAA" w:rsidP="00D35FC7">
      <w:pPr>
        <w:rPr>
          <w:b/>
          <w:bCs/>
        </w:rPr>
      </w:pPr>
      <w:r w:rsidRPr="00371978">
        <w:rPr>
          <w:b/>
          <w:bCs/>
        </w:rPr>
        <w:t>Line 3</w:t>
      </w:r>
      <w:r w:rsidR="001039E8" w:rsidRPr="00371978">
        <w:rPr>
          <w:b/>
          <w:bCs/>
        </w:rPr>
        <w:t>2</w:t>
      </w:r>
      <w:r w:rsidR="00864872" w:rsidRPr="00371978">
        <w:rPr>
          <w:b/>
          <w:bCs/>
        </w:rPr>
        <w:t xml:space="preserve"> </w:t>
      </w:r>
    </w:p>
    <w:p w14:paraId="6C53AFAD" w14:textId="0A565FF8" w:rsidR="00864872" w:rsidRDefault="00864872" w:rsidP="00D35FC7">
      <w:r w:rsidRPr="00864872">
        <w:t>is_constant_profile</w:t>
      </w:r>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3EDA30BF" w:rsidR="00864872" w:rsidRPr="00371978" w:rsidRDefault="00864872" w:rsidP="00D35FC7">
      <w:pPr>
        <w:rPr>
          <w:b/>
          <w:bCs/>
        </w:rPr>
      </w:pPr>
      <w:bookmarkStart w:id="33" w:name="_Hlk101264642"/>
      <w:r w:rsidRPr="00371978">
        <w:rPr>
          <w:b/>
          <w:bCs/>
        </w:rPr>
        <w:t>Line 3</w:t>
      </w:r>
      <w:r w:rsidR="001039E8" w:rsidRPr="00371978">
        <w:rPr>
          <w:b/>
          <w:bCs/>
        </w:rPr>
        <w:t>3</w:t>
      </w:r>
    </w:p>
    <w:p w14:paraId="45ADB466" w14:textId="77777777" w:rsidR="00864872" w:rsidRDefault="00864872" w:rsidP="00D35FC7">
      <w:r w:rsidRPr="00864872">
        <w:t xml:space="preserve">is_ramp_profile,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r w:rsidRPr="00864872">
        <w:t>is_ramp_profile</w:t>
      </w:r>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621B0DE0" w:rsidR="00C637FF" w:rsidRPr="00371978" w:rsidRDefault="00C637FF" w:rsidP="00D35FC7">
      <w:pPr>
        <w:rPr>
          <w:b/>
          <w:bCs/>
        </w:rPr>
      </w:pPr>
      <w:r w:rsidRPr="00371978">
        <w:rPr>
          <w:b/>
          <w:bCs/>
        </w:rPr>
        <w:t>Line 3</w:t>
      </w:r>
      <w:r w:rsidR="001039E8" w:rsidRPr="00371978">
        <w:rPr>
          <w:b/>
          <w:bCs/>
        </w:rPr>
        <w:t>4</w:t>
      </w:r>
    </w:p>
    <w:p w14:paraId="3DD56004" w14:textId="35F34009" w:rsidR="00C637FF" w:rsidRDefault="00C637FF" w:rsidP="00D35FC7">
      <w:r w:rsidRPr="00864872">
        <w:t>is_</w:t>
      </w:r>
      <w:r>
        <w:t>exp</w:t>
      </w:r>
      <w:r w:rsidRPr="00864872">
        <w:t xml:space="preserve">_profile,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lastRenderedPageBreak/>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Pr="00BF7526" w:rsidRDefault="00C14BC9" w:rsidP="00D35FC7">
      <w:pPr>
        <w:rPr>
          <w:b/>
          <w:bCs/>
        </w:rPr>
      </w:pPr>
      <w:r w:rsidRPr="00BF7526">
        <w:rPr>
          <w:b/>
          <w:bCs/>
        </w:rPr>
        <w:t>START OF SCHEM</w:t>
      </w:r>
      <w:r w:rsidR="007310AF" w:rsidRPr="00BF7526">
        <w:rPr>
          <w:b/>
          <w:bCs/>
        </w:rPr>
        <w:t>E</w:t>
      </w:r>
      <w:r w:rsidRPr="00BF7526">
        <w:rPr>
          <w:b/>
          <w:bCs/>
        </w:rPr>
        <w:t xml:space="preserve"> SECTION</w:t>
      </w:r>
    </w:p>
    <w:p w14:paraId="5AA8F4FD" w14:textId="148FC24A" w:rsidR="00C637FF" w:rsidRPr="00902E51" w:rsidRDefault="00867B95" w:rsidP="00D35FC7">
      <w:pPr>
        <w:rPr>
          <w:b/>
          <w:bCs/>
        </w:rPr>
      </w:pPr>
      <w:r w:rsidRPr="00902E51">
        <w:rPr>
          <w:b/>
          <w:bCs/>
        </w:rPr>
        <w:t>Line 3</w:t>
      </w:r>
      <w:r w:rsidR="001039E8" w:rsidRPr="00902E51">
        <w:rPr>
          <w:b/>
          <w:bCs/>
        </w:rPr>
        <w:t>5</w:t>
      </w:r>
      <w:r w:rsidR="0074702D" w:rsidRPr="00902E51">
        <w:rPr>
          <w:b/>
          <w:bCs/>
        </w:rPr>
        <w:t xml:space="preserve">  </w:t>
      </w:r>
    </w:p>
    <w:p w14:paraId="393D9A62" w14:textId="0EA55439" w:rsidR="00867B95" w:rsidRDefault="00855734" w:rsidP="00D35FC7">
      <w:r w:rsidRPr="00855734">
        <w:t xml:space="preserve">number_of_schemes: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345F6ADA" w:rsidR="00E15493" w:rsidRPr="00902E51" w:rsidRDefault="00902E51" w:rsidP="00D35FC7">
      <w:pPr>
        <w:rPr>
          <w:b/>
          <w:bCs/>
        </w:rPr>
      </w:pPr>
      <w:r w:rsidRPr="00902E51">
        <w:rPr>
          <w:b/>
          <w:bCs/>
        </w:rPr>
        <w:t>Line 36</w:t>
      </w:r>
    </w:p>
    <w:p w14:paraId="45645B35" w14:textId="3387AFA6" w:rsidR="00855734" w:rsidRPr="00E15493" w:rsidRDefault="00E15493" w:rsidP="00D35FC7">
      <w:r w:rsidRPr="00E15493">
        <w:t>scheme_number, scheme_name</w:t>
      </w:r>
    </w:p>
    <w:p w14:paraId="00C030A0" w14:textId="442C8142" w:rsidR="00855734" w:rsidRDefault="00102E15" w:rsidP="00D35FC7">
      <w:r>
        <w:t xml:space="preserve">[INTEGER,  TEXT] </w:t>
      </w:r>
    </w:p>
    <w:p w14:paraId="7A4AE585" w14:textId="50FCFC16" w:rsidR="00102E15" w:rsidRDefault="00102E15" w:rsidP="00D35FC7">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D35FC7">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055352C9" w:rsidR="00855734" w:rsidRPr="00902E51" w:rsidRDefault="00902E51" w:rsidP="00D35FC7">
      <w:pPr>
        <w:rPr>
          <w:b/>
          <w:bCs/>
        </w:rPr>
      </w:pPr>
      <w:r w:rsidRPr="00902E51">
        <w:rPr>
          <w:b/>
          <w:bCs/>
        </w:rPr>
        <w:t>Line 37</w:t>
      </w:r>
    </w:p>
    <w:p w14:paraId="626DA0FC" w14:textId="51D53F18" w:rsidR="00152766" w:rsidRDefault="00AA716A" w:rsidP="00D35FC7">
      <w:r>
        <w:t>app_reference_point_schemes</w:t>
      </w:r>
    </w:p>
    <w:p w14:paraId="21EB537F" w14:textId="69DAC711" w:rsidR="00A4398C" w:rsidRDefault="00B2776B" w:rsidP="00D35FC7">
      <w:r>
        <w:t>[INTEGER]</w:t>
      </w:r>
    </w:p>
    <w:p w14:paraId="19D00371" w14:textId="30883EFF" w:rsidR="00152766" w:rsidRDefault="00DD6A72" w:rsidP="00D35FC7">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89B9992" w:rsidR="00BC4F48" w:rsidRPr="00902E51" w:rsidRDefault="00902E51" w:rsidP="00D35FC7">
      <w:pPr>
        <w:rPr>
          <w:b/>
          <w:bCs/>
        </w:rPr>
      </w:pPr>
      <w:r w:rsidRPr="00902E51">
        <w:rPr>
          <w:b/>
          <w:bCs/>
        </w:rPr>
        <w:t>Line 38</w:t>
      </w:r>
    </w:p>
    <w:p w14:paraId="7D1C8CF9" w14:textId="163ACC93" w:rsidR="00BC4F48" w:rsidRDefault="00BC4F48" w:rsidP="00D35FC7">
      <w:r>
        <w:t>num_apps_in_schemes</w:t>
      </w:r>
    </w:p>
    <w:p w14:paraId="332AB980" w14:textId="51DA378C" w:rsidR="00BC4F48" w:rsidRDefault="00BC4F48" w:rsidP="00D35FC7">
      <w:r>
        <w:t>[INTEGER]</w:t>
      </w:r>
    </w:p>
    <w:p w14:paraId="1807C4BE" w14:textId="30DF2A4C" w:rsidR="00152766" w:rsidRDefault="00DD6A72" w:rsidP="00D35FC7">
      <w:r>
        <w:t>num_apps_in_schemes</w:t>
      </w:r>
      <w:r w:rsidR="007D5073">
        <w:t xml:space="preserve">: number of applications in a </w:t>
      </w:r>
      <w:r w:rsidR="00657B2E">
        <w:t>year</w:t>
      </w:r>
    </w:p>
    <w:p w14:paraId="1984C885" w14:textId="77777777" w:rsidR="00F72E51" w:rsidRDefault="00F72E51" w:rsidP="00D35FC7"/>
    <w:p w14:paraId="614C961F" w14:textId="2F895F7F" w:rsidR="0024593F" w:rsidRDefault="00902E51" w:rsidP="00D35FC7">
      <w:r w:rsidRPr="00902E51">
        <w:rPr>
          <w:b/>
          <w:bCs/>
        </w:rPr>
        <w:t>Line 39</w:t>
      </w:r>
      <w:r w:rsidR="00BF7526">
        <w:rPr>
          <w:b/>
          <w:bCs/>
        </w:rPr>
        <w:t>.</w:t>
      </w:r>
      <w:r w:rsidR="00496A0A">
        <w:t xml:space="preserve"> </w:t>
      </w:r>
    </w:p>
    <w:p w14:paraId="009BC000" w14:textId="53215034" w:rsidR="00BF7526" w:rsidRPr="00BF7526" w:rsidRDefault="00BF7526" w:rsidP="00D35FC7">
      <w:pPr>
        <w:rPr>
          <w:b/>
          <w:bCs/>
        </w:rPr>
      </w:pPr>
      <w:r>
        <w:rPr>
          <w:b/>
          <w:bCs/>
        </w:rPr>
        <w:t>T</w:t>
      </w:r>
      <w:r w:rsidRPr="00BF7526">
        <w:rPr>
          <w:b/>
          <w:bCs/>
        </w:rPr>
        <w:t>his is the last fixed line number, succeeding line numbers depend on number of applications and number of schemes</w:t>
      </w:r>
      <w:r>
        <w:rPr>
          <w:b/>
          <w:bCs/>
        </w:rPr>
        <w:t>. This application line will be repeated for each application in the scheme.</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num_apps_in_scheme</w:t>
      </w:r>
      <w:r w:rsidR="00CA0580">
        <w:t>)</w:t>
      </w:r>
    </w:p>
    <w:p w14:paraId="0937FE67" w14:textId="762A1787" w:rsidR="00480622" w:rsidRDefault="00A977C7" w:rsidP="00D35FC7">
      <w:r>
        <w:t>days_until _applied_schemes</w:t>
      </w:r>
      <w:r w:rsidR="00E84F2F">
        <w:t xml:space="preserve">, </w:t>
      </w:r>
      <w:r>
        <w:t>application_</w:t>
      </w:r>
      <w:r w:rsidR="00BE434D">
        <w:t>rate</w:t>
      </w:r>
      <w:r>
        <w:t>_schemes</w:t>
      </w:r>
      <w:r w:rsidR="00BE434D">
        <w:t>, method</w:t>
      </w:r>
      <w:r>
        <w:t>_schemes</w:t>
      </w:r>
      <w:r w:rsidR="00BE434D">
        <w:t xml:space="preserve">, </w:t>
      </w:r>
      <w:r w:rsidR="0001588E">
        <w:t>depth</w:t>
      </w:r>
      <w:r>
        <w:t>_schemes</w:t>
      </w:r>
      <w:r w:rsidR="0001588E">
        <w:t>, split</w:t>
      </w:r>
      <w:r>
        <w:t>_schemes</w:t>
      </w:r>
      <w:r w:rsidR="0001588E">
        <w:t>, drift</w:t>
      </w:r>
      <w:r>
        <w:t>_schemes</w:t>
      </w:r>
      <w:r w:rsidR="0001588E">
        <w:t xml:space="preserve">, </w:t>
      </w:r>
      <w:r w:rsidR="00E34E6F">
        <w:t>drift</w:t>
      </w:r>
      <w:r w:rsidR="00C00E98">
        <w:t>factor</w:t>
      </w:r>
      <w:r>
        <w:t>_schemes</w:t>
      </w:r>
      <w:r w:rsidR="00C00E98">
        <w:t xml:space="preserve">, </w:t>
      </w:r>
      <w:r w:rsidR="0001588E">
        <w:t>periodicity</w:t>
      </w:r>
      <w:r>
        <w:t>_schemes</w:t>
      </w:r>
      <w:r w:rsidR="0001588E">
        <w:t>, lag</w:t>
      </w:r>
      <w:r>
        <w:t>_schemes</w:t>
      </w:r>
    </w:p>
    <w:p w14:paraId="1A5B59D0" w14:textId="065D6BAA" w:rsidR="00F72E51" w:rsidRDefault="00193013" w:rsidP="00D35FC7">
      <w:r>
        <w:t>[TEXT, REAL, INTEGER, REAL, REAL, REAL,</w:t>
      </w:r>
      <w:r w:rsidR="008E3D91">
        <w:t xml:space="preserve"> </w:t>
      </w:r>
      <w:r w:rsidR="00C00E98">
        <w:t>REAL,</w:t>
      </w:r>
      <w:r>
        <w:t xml:space="preserve"> </w:t>
      </w:r>
      <w:r w:rsidR="008A56DB">
        <w:t>INTEGER, INTEGER]</w:t>
      </w:r>
    </w:p>
    <w:p w14:paraId="24B2F836" w14:textId="77777777" w:rsidR="00960D6C" w:rsidRDefault="00960D6C" w:rsidP="00D35FC7"/>
    <w:p w14:paraId="398F43F5" w14:textId="1480FD60" w:rsidR="001E0685" w:rsidRDefault="008A56DB" w:rsidP="00D35FC7">
      <w:r>
        <w:t>Date:</w:t>
      </w:r>
      <w:r w:rsidR="00E06791">
        <w:t xml:space="preserve"> If relative date is selected,</w:t>
      </w:r>
      <w:r w:rsidR="00CC083F">
        <w:t xml:space="preserve"> then date</w:t>
      </w:r>
      <w:r>
        <w:t xml:space="preserve"> can be in form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r w:rsidR="00371978">
        <w:t>of “month</w:t>
      </w:r>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371978">
        <w:t>n</w:t>
      </w:r>
      <w:r w:rsidR="007C6428">
        <w:t xml:space="preserve"> th</w:t>
      </w:r>
      <w:r w:rsidR="00D92DBA">
        <w:t>e</w:t>
      </w:r>
      <w:r w:rsidR="007C6428">
        <w:t xml:space="preserve"> latter case, the application occurs only on that specific day</w:t>
      </w:r>
      <w:r w:rsidR="00371978">
        <w:t xml:space="preserve"> on that specific year</w:t>
      </w:r>
      <w:r w:rsidR="00D92DBA">
        <w:t>.</w:t>
      </w:r>
      <w:r w:rsidR="007773D0">
        <w:t xml:space="preserve"> If year is not specified, then the application will occur on every year of the simulation</w:t>
      </w:r>
      <w:r w:rsidR="001E0685">
        <w:t xml:space="preserve">. </w:t>
      </w:r>
    </w:p>
    <w:p w14:paraId="79926782" w14:textId="2B26FD30" w:rsidR="00852734" w:rsidRDefault="00A977C7" w:rsidP="00D35FC7">
      <w:r>
        <w:t>application_r</w:t>
      </w:r>
      <w:r w:rsidR="00852734">
        <w:t>ate</w:t>
      </w:r>
      <w:r>
        <w:t>_schemes</w:t>
      </w:r>
      <w:r w:rsidR="00852734">
        <w:t xml:space="preserve">: </w:t>
      </w:r>
      <w:r w:rsidR="00214625">
        <w:t xml:space="preserve">chemical </w:t>
      </w:r>
      <w:r w:rsidR="00852734">
        <w:t xml:space="preserve">application </w:t>
      </w:r>
      <w:r w:rsidR="00214625">
        <w:t>(</w:t>
      </w:r>
      <w:r w:rsidR="00852734">
        <w:t>kg/ha</w:t>
      </w:r>
      <w:r w:rsidR="00214625">
        <w:t>)</w:t>
      </w:r>
    </w:p>
    <w:p w14:paraId="480B9776" w14:textId="732EA9CD" w:rsidR="001E0685" w:rsidRDefault="008E3D91" w:rsidP="00D35FC7">
      <w:r>
        <w:t>m</w:t>
      </w:r>
      <w:r w:rsidR="001E0685">
        <w:t>ethod</w:t>
      </w:r>
      <w:r>
        <w:t>_schemes: one of the following general application types, used for parsing the application mass among media on day of application:</w:t>
      </w:r>
    </w:p>
    <w:p w14:paraId="28A96592" w14:textId="2AC1F214" w:rsidR="00094455" w:rsidRDefault="000A6528" w:rsidP="00D35FC7">
      <w:r>
        <w:t>1</w:t>
      </w:r>
      <w:r w:rsidR="00230AA7">
        <w:t xml:space="preserve"> =</w:t>
      </w:r>
      <w:r>
        <w:t xml:space="preserve"> </w:t>
      </w:r>
      <w:r w:rsidR="008E3D91">
        <w:t>g</w:t>
      </w:r>
      <w:r>
        <w:t xml:space="preserve">round </w:t>
      </w:r>
      <w:r w:rsidR="008E3D91">
        <w:t>a</w:t>
      </w:r>
      <w:r>
        <w:t>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lastRenderedPageBreak/>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B29733A" w:rsidR="008D2680" w:rsidRDefault="008D2680" w:rsidP="00D35FC7">
      <w:r>
        <w:t xml:space="preserve">3 = </w:t>
      </w:r>
      <w:r w:rsidR="001E578E" w:rsidRPr="00784D68">
        <w:t>soil applied</w:t>
      </w:r>
      <w:r w:rsidR="008E3D91">
        <w:t xml:space="preserve"> </w:t>
      </w:r>
      <w:r w:rsidR="001E578E" w:rsidRPr="00784D68">
        <w:t>uniform</w:t>
      </w:r>
      <w:r w:rsidR="008E3D91">
        <w:t>ly to a specified depth (as determined by depth_schemes)</w:t>
      </w:r>
      <w:r w:rsidR="00D01D2F" w:rsidRPr="00784D68">
        <w:t>.</w:t>
      </w:r>
    </w:p>
    <w:p w14:paraId="28250FB4" w14:textId="77777777" w:rsidR="001E578E" w:rsidRDefault="001E578E" w:rsidP="00D35FC7"/>
    <w:p w14:paraId="7DE38643" w14:textId="6C42DFFA"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ncorporated entirely into</w:t>
      </w:r>
      <w:r w:rsidR="008E3D91">
        <w:t xml:space="preserve"> a specific</w:t>
      </w:r>
      <w:r w:rsidR="0022618B">
        <w:t xml:space="preserve"> depth </w:t>
      </w:r>
      <w:r w:rsidR="0022618B" w:rsidRPr="00784D68">
        <w:t>specified by</w:t>
      </w:r>
      <w:r w:rsidR="0022618B">
        <w:t xml:space="preserve"> </w:t>
      </w:r>
      <w:r w:rsidR="0022618B" w:rsidRPr="00784D68">
        <w:t>user</w:t>
      </w:r>
      <w:r w:rsidR="008E3D91">
        <w:t xml:space="preserve"> (precision of actual depth is determined by the vertical discretization, see soil horizon inputs)</w:t>
      </w:r>
    </w:p>
    <w:p w14:paraId="2B042D6F" w14:textId="77777777" w:rsidR="001E578E" w:rsidRDefault="001E578E" w:rsidP="00D35FC7"/>
    <w:p w14:paraId="2C28FC71" w14:textId="5C9763D8"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incorporation depth</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20EC2873"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surface incorporated to the de</w:t>
      </w:r>
      <w:r w:rsidR="00B73CC5">
        <w:t>pth given by</w:t>
      </w:r>
      <w:r w:rsidR="00371978">
        <w:t xml:space="preserve"> the variable</w:t>
      </w:r>
      <w:r w:rsidR="00B73CC5">
        <w:t xml:space="preserve"> </w:t>
      </w:r>
      <w:r w:rsidR="00594B4C" w:rsidRPr="00371978">
        <w:rPr>
          <w:i/>
          <w:iCs/>
        </w:rPr>
        <w:t>depth</w:t>
      </w:r>
      <w:r w:rsidR="00594B4C">
        <w:t>.</w:t>
      </w:r>
    </w:p>
    <w:p w14:paraId="082251C3" w14:textId="77777777" w:rsidR="001E578E" w:rsidRDefault="001E578E" w:rsidP="00D35FC7"/>
    <w:p w14:paraId="52541FEF" w14:textId="50EDB265" w:rsidR="001E0685" w:rsidRDefault="008E3D91" w:rsidP="00D35FC7">
      <w:r>
        <w:t>D</w:t>
      </w:r>
      <w:r w:rsidR="001E0685">
        <w:t>epth</w:t>
      </w:r>
      <w:r>
        <w:t>_schemes</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7203A82D" w:rsidR="00E5113C" w:rsidRDefault="008E3D91" w:rsidP="00D35FC7">
      <w:r>
        <w:t>S</w:t>
      </w:r>
      <w:r w:rsidR="001E0685">
        <w:t>plit</w:t>
      </w:r>
      <w:r>
        <w:t>_schemes</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2E669975" w:rsidR="006E1705" w:rsidRDefault="008E3D91" w:rsidP="00D35FC7">
      <w:r>
        <w:t>d</w:t>
      </w:r>
      <w:r w:rsidR="006E1705">
        <w:t>rift</w:t>
      </w:r>
      <w:r>
        <w:t>_schemes</w:t>
      </w:r>
      <w:r w:rsidR="006E1705">
        <w:t>: integer</w:t>
      </w:r>
      <w:r w:rsidR="00E36CAB">
        <w:t xml:space="preserve"> number that represents the </w:t>
      </w:r>
      <w:r w:rsidR="00BD070C">
        <w:t>method of drift</w:t>
      </w:r>
      <w:r w:rsidR="001204C2">
        <w:t>.</w:t>
      </w:r>
      <w:r w:rsidR="00BD070C">
        <w:t xml:space="preserve"> </w:t>
      </w:r>
    </w:p>
    <w:p w14:paraId="00E82F6E" w14:textId="77777777" w:rsidR="00C00E98" w:rsidRDefault="00C00E98" w:rsidP="00D35FC7"/>
    <w:p w14:paraId="73228EA2" w14:textId="2E24135F" w:rsidR="00C00E98" w:rsidRDefault="008E3D91" w:rsidP="00D35FC7">
      <w:r>
        <w:t>D</w:t>
      </w:r>
      <w:r w:rsidR="00C00E98">
        <w:t>riftfactor</w:t>
      </w:r>
      <w:r>
        <w:t>_schemes</w:t>
      </w:r>
      <w:r w:rsidR="00C00E98">
        <w:t xml:space="preserve">: </w:t>
      </w:r>
      <w:r w:rsidR="00BD070C">
        <w:t>drift buffer distance (ft)</w:t>
      </w:r>
      <w:r w:rsidR="002752E1">
        <w:t xml:space="preserve">. </w:t>
      </w:r>
      <w:r w:rsidR="00BD070C">
        <w:t xml:space="preserve"> Distance between edge of field and leading edge of receiving body.</w:t>
      </w:r>
    </w:p>
    <w:p w14:paraId="3722C48C" w14:textId="7DFBC922" w:rsidR="001E0685" w:rsidRDefault="001E0685" w:rsidP="00D35FC7"/>
    <w:p w14:paraId="3667350D" w14:textId="2E932BE4" w:rsidR="001E0685" w:rsidRDefault="00A977C7" w:rsidP="00D35FC7">
      <w:r>
        <w:t>p</w:t>
      </w:r>
      <w:r w:rsidR="001E0685">
        <w:t>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42301387" w:rsidR="001E0685" w:rsidRDefault="00A977C7" w:rsidP="00D35FC7">
      <w:r>
        <w:t>l</w:t>
      </w:r>
      <w:r w:rsidR="001E0685">
        <w:t>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2D4B7CD1" w14:textId="77777777" w:rsidR="00350529" w:rsidRDefault="00350529" w:rsidP="00D35FC7"/>
    <w:p w14:paraId="579349EF" w14:textId="4A0BE35D" w:rsidR="00350529" w:rsidRPr="00BF7526" w:rsidRDefault="00BF7526" w:rsidP="00D35FC7">
      <w:pPr>
        <w:rPr>
          <w:b/>
          <w:bCs/>
        </w:rPr>
      </w:pPr>
      <w:bookmarkStart w:id="35" w:name="_Hlk121299179"/>
      <w:r>
        <w:rPr>
          <w:b/>
          <w:bCs/>
        </w:rPr>
        <w:t>Line (39 + #Applications)</w:t>
      </w:r>
      <w:bookmarkEnd w:id="35"/>
      <w:r w:rsidR="005217E7" w:rsidRPr="00BF7526">
        <w:rPr>
          <w:b/>
          <w:bCs/>
        </w:rPr>
        <w:t xml:space="preserve"> </w:t>
      </w:r>
    </w:p>
    <w:p w14:paraId="06BB3627" w14:textId="0F1A3F73" w:rsidR="005217E7" w:rsidRDefault="005217E7" w:rsidP="00D35FC7">
      <w:r>
        <w:t>is_app_window, app_window_span, app_window_step</w:t>
      </w:r>
    </w:p>
    <w:p w14:paraId="2DC42579" w14:textId="3951BAD1" w:rsidR="00350529" w:rsidRDefault="00DA3543" w:rsidP="00D35FC7">
      <w:r>
        <w:t>[LOGICAL, INTEGER, INTEGER]</w:t>
      </w:r>
    </w:p>
    <w:p w14:paraId="41E94C88" w14:textId="6C1CDAE3" w:rsidR="00BF22AA" w:rsidRDefault="00BF22AA" w:rsidP="00D35FC7">
      <w:r>
        <w:t xml:space="preserve">is_app_window: TRUE </w:t>
      </w:r>
      <w:r w:rsidR="00DA18C0">
        <w:t>= Do multiple runs with window. FALSE = do not</w:t>
      </w:r>
    </w:p>
    <w:p w14:paraId="2305E741" w14:textId="118ABDBE" w:rsidR="00BF22AA" w:rsidRDefault="00BF22AA" w:rsidP="00D35FC7">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D35FC7">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5CABE8B9" w:rsidR="00CB1C7B" w:rsidRPr="00BF7526" w:rsidRDefault="00BF7526" w:rsidP="00D35FC7">
      <w:pPr>
        <w:rPr>
          <w:b/>
          <w:bCs/>
        </w:rPr>
      </w:pPr>
      <w:bookmarkStart w:id="36" w:name="_Hlk190415666"/>
      <w:r>
        <w:rPr>
          <w:b/>
          <w:bCs/>
        </w:rPr>
        <w:t>Line (39 + #Applications + 1)</w:t>
      </w:r>
      <w:bookmarkEnd w:id="36"/>
    </w:p>
    <w:p w14:paraId="406E357B" w14:textId="77777777" w:rsidR="00CB1C7B" w:rsidRDefault="00CB1C7B" w:rsidP="00D35FC7">
      <w:r>
        <w:t>is_adjust_for_rain_schemes,rain_limit_schemes,optimum_application_window_schemes,</w:t>
      </w:r>
    </w:p>
    <w:p w14:paraId="4ED17917" w14:textId="3249487A" w:rsidR="00CB1C7B" w:rsidRDefault="00CB1C7B" w:rsidP="00D35FC7">
      <w:r>
        <w:t>intolerable_rain_window_schemes,min_days_between_apps_schemes</w:t>
      </w:r>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r>
        <w:t>is_adjust_for_rain_schemes</w:t>
      </w:r>
      <w:r w:rsidR="00AA561C">
        <w:t>: TRUE = use the rain restriction routine</w:t>
      </w:r>
    </w:p>
    <w:p w14:paraId="7229AF8D" w14:textId="4015CE88" w:rsidR="00AA561C" w:rsidRDefault="00CB1C7B" w:rsidP="00D35FC7">
      <w:r>
        <w:lastRenderedPageBreak/>
        <w:t>rain_limit_schemes</w:t>
      </w:r>
      <w:r w:rsidR="00AA561C">
        <w:t>: amount of rain to trigger restriction (cm)</w:t>
      </w:r>
    </w:p>
    <w:p w14:paraId="14CB9989" w14:textId="253C1C57" w:rsidR="00CB1C7B" w:rsidRDefault="00CB1C7B" w:rsidP="00D35FC7">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r>
        <w:t>intolerable_rain_window_schemes</w:t>
      </w:r>
      <w:r w:rsidR="00AA561C">
        <w:t>: number of days looking forward when an intolerable rain should not occur</w:t>
      </w:r>
    </w:p>
    <w:p w14:paraId="61CDE8D2" w14:textId="2AD92D75" w:rsidR="00CB1C7B" w:rsidRDefault="00CB1C7B" w:rsidP="00D35FC7">
      <w:r>
        <w:t>min_days_between_apps_schemes</w:t>
      </w:r>
      <w:r w:rsidR="00AA561C">
        <w:t>: specify the legal (or practical) minimum interval between applications</w:t>
      </w:r>
    </w:p>
    <w:p w14:paraId="088BDBEA" w14:textId="77777777" w:rsidR="00CB1C7B" w:rsidRDefault="00CB1C7B" w:rsidP="00D35FC7"/>
    <w:p w14:paraId="2B155E55" w14:textId="44307D90" w:rsidR="00350529" w:rsidRPr="00CD7B6D" w:rsidRDefault="00BF7526" w:rsidP="00D35FC7">
      <w:r>
        <w:rPr>
          <w:b/>
          <w:bCs/>
        </w:rPr>
        <w:t>Line (39 + #Applications + 2)</w:t>
      </w:r>
    </w:p>
    <w:p w14:paraId="79A2EA82" w14:textId="68D049AB" w:rsidR="00350529" w:rsidRDefault="00CD7B6D" w:rsidP="00D35FC7">
      <w:bookmarkStart w:id="37" w:name="_Hlk103082185"/>
      <w:r>
        <w:t>number_of_scenarios</w:t>
      </w:r>
    </w:p>
    <w:bookmarkEnd w:id="37"/>
    <w:p w14:paraId="21A5A50D" w14:textId="6BD9BBCE" w:rsidR="00CD7B6D" w:rsidRDefault="00CD7B6D" w:rsidP="00D35FC7">
      <w:r>
        <w:t>[INTEGER]</w:t>
      </w:r>
    </w:p>
    <w:p w14:paraId="63624124" w14:textId="5D0E23AB" w:rsidR="00CD7B6D" w:rsidRDefault="00CD7B6D" w:rsidP="00D35FC7">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526D0014" w14:textId="0AD82A50" w:rsidR="00BD5150" w:rsidRPr="00BD5150" w:rsidRDefault="00BF7526" w:rsidP="00D35FC7">
      <w:pPr>
        <w:rPr>
          <w:b/>
          <w:bCs/>
        </w:rPr>
      </w:pPr>
      <w:r>
        <w:rPr>
          <w:b/>
          <w:bCs/>
        </w:rPr>
        <w:t>Line (39 + #Applications + 3)</w:t>
      </w:r>
    </w:p>
    <w:p w14:paraId="28200AC1" w14:textId="0CBC9736" w:rsidR="00CD7B6D" w:rsidRDefault="002A3D5E" w:rsidP="00D35FC7">
      <w:r>
        <w:t>scenario_names</w:t>
      </w:r>
    </w:p>
    <w:p w14:paraId="6BCEA30B" w14:textId="41F6830E" w:rsidR="002A3D5E" w:rsidRDefault="002A3D5E" w:rsidP="00D35FC7">
      <w:r>
        <w:t>[</w:t>
      </w:r>
      <w:r w:rsidR="00D750DC">
        <w:t>TEXT</w:t>
      </w:r>
      <w:r>
        <w:t>]</w:t>
      </w:r>
    </w:p>
    <w:p w14:paraId="212DBE5A" w14:textId="3152FE95" w:rsidR="00235B1B" w:rsidRDefault="00235B1B" w:rsidP="00D35FC7">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43824FB7" w:rsidR="00A92F6F" w:rsidRPr="00A92F6F" w:rsidRDefault="00BF7526" w:rsidP="00D35FC7">
      <w:bookmarkStart w:id="38" w:name="_Hlk121306262"/>
      <w:r>
        <w:rPr>
          <w:b/>
          <w:bCs/>
        </w:rPr>
        <w:t>Line (39 + #Applications +</w:t>
      </w:r>
      <w:r w:rsidR="00BD5150">
        <w:rPr>
          <w:b/>
          <w:bCs/>
        </w:rPr>
        <w:t xml:space="preserve"> 3 +</w:t>
      </w:r>
      <w:r>
        <w:rPr>
          <w:b/>
          <w:bCs/>
        </w:rPr>
        <w:t xml:space="preserve"> </w:t>
      </w:r>
      <w:r w:rsidR="00BD5150">
        <w:rPr>
          <w:b/>
          <w:bCs/>
        </w:rPr>
        <w:t>#Scenarios</w:t>
      </w:r>
      <w:r>
        <w:rPr>
          <w:b/>
          <w:bCs/>
        </w:rPr>
        <w:t>)</w:t>
      </w:r>
    </w:p>
    <w:bookmarkEnd w:id="38"/>
    <w:p w14:paraId="210C6F4B" w14:textId="26678D3C" w:rsidR="00A92F6F" w:rsidRDefault="00A92F6F" w:rsidP="00D35FC7">
      <w:r>
        <w:t>is_batch_scenario</w:t>
      </w:r>
    </w:p>
    <w:p w14:paraId="755E5D47" w14:textId="6DA1F941" w:rsidR="00A92F6F" w:rsidRDefault="00A92F6F" w:rsidP="00D35FC7">
      <w:r>
        <w:t>[LOGICAL]</w:t>
      </w:r>
    </w:p>
    <w:p w14:paraId="6CB3E756" w14:textId="7A6462B6" w:rsidR="00A92F6F" w:rsidRDefault="00A92F6F" w:rsidP="00D35FC7">
      <w:r>
        <w:t>is_batch_scenario: TRUE if scenarios will be read in from a CSV format file</w:t>
      </w:r>
    </w:p>
    <w:p w14:paraId="275F9F8B" w14:textId="77777777" w:rsidR="00A92F6F" w:rsidRDefault="00A92F6F" w:rsidP="00D35FC7"/>
    <w:p w14:paraId="13B23B30" w14:textId="27565794" w:rsidR="00A92F6F" w:rsidRPr="00A92F6F" w:rsidRDefault="00BD5150" w:rsidP="00D35FC7">
      <w:bookmarkStart w:id="39" w:name="_Hlk190415984"/>
      <w:r>
        <w:rPr>
          <w:b/>
          <w:bCs/>
        </w:rPr>
        <w:t>Line (39 + #Applications + 3 + #Scenarios + 1)</w:t>
      </w:r>
      <w:bookmarkEnd w:id="39"/>
    </w:p>
    <w:p w14:paraId="68739AF1" w14:textId="7AE62AFD" w:rsidR="00511257" w:rsidRDefault="00A92F6F" w:rsidP="00D35FC7">
      <w:r>
        <w:t xml:space="preserve">scenario_batchfile    </w:t>
      </w:r>
    </w:p>
    <w:p w14:paraId="6B0C2AB0" w14:textId="4704F509" w:rsidR="00A92F6F" w:rsidRDefault="00A92F6F" w:rsidP="00D35FC7">
      <w:r>
        <w:t>[</w:t>
      </w:r>
      <w:r w:rsidR="00223AA4">
        <w:t>TEXT</w:t>
      </w:r>
      <w:r>
        <w:t>]</w:t>
      </w:r>
    </w:p>
    <w:p w14:paraId="495A94CB" w14:textId="77777777" w:rsidR="00A92F6F" w:rsidRDefault="00A92F6F" w:rsidP="00D35FC7"/>
    <w:p w14:paraId="30664E97" w14:textId="35A2200D" w:rsidR="00BD5150" w:rsidRDefault="00BD5150" w:rsidP="00D35FC7">
      <w:r>
        <w:rPr>
          <w:b/>
          <w:bCs/>
        </w:rPr>
        <w:t>Line (39 + #Applications + 3 + #Scenarios + 2)</w:t>
      </w:r>
    </w:p>
    <w:p w14:paraId="737220F5" w14:textId="1317BD7A" w:rsidR="00BD5150" w:rsidRDefault="00BD5150" w:rsidP="00D35FC7">
      <w:r>
        <w:t>Dummy, but contains the word “Mitigations” when PWC generates this PRZM-VVWM input file</w:t>
      </w:r>
    </w:p>
    <w:p w14:paraId="62C341CD" w14:textId="366EC550" w:rsidR="00BD5150" w:rsidRDefault="00BD5150" w:rsidP="00D35FC7">
      <w:r>
        <w:t xml:space="preserve">[TEXT] </w:t>
      </w:r>
    </w:p>
    <w:p w14:paraId="7F896433" w14:textId="77777777" w:rsidR="00C95496" w:rsidRDefault="00C95496" w:rsidP="00D35FC7"/>
    <w:p w14:paraId="7CD1AD7A" w14:textId="2CE82FF5" w:rsidR="00BD5150" w:rsidRDefault="00BD5150" w:rsidP="00D35FC7">
      <w:pPr>
        <w:rPr>
          <w:b/>
          <w:bCs/>
        </w:rPr>
      </w:pPr>
      <w:r>
        <w:rPr>
          <w:b/>
          <w:bCs/>
        </w:rPr>
        <w:t xml:space="preserve">Line (39 + #Applications + 3 + #Scenarios + </w:t>
      </w:r>
      <w:r w:rsidR="00C95496">
        <w:rPr>
          <w:b/>
          <w:bCs/>
        </w:rPr>
        <w:t>3</w:t>
      </w:r>
      <w:r>
        <w:rPr>
          <w:b/>
          <w:bCs/>
        </w:rPr>
        <w:t>)</w:t>
      </w:r>
    </w:p>
    <w:p w14:paraId="6CB9E980" w14:textId="5EF1CEDB" w:rsidR="00BD5150" w:rsidRPr="00C95496" w:rsidRDefault="00C95496" w:rsidP="00C95496">
      <w:pPr>
        <w:rPr>
          <w:b/>
          <w:bCs/>
        </w:rPr>
      </w:pPr>
      <w:bookmarkStart w:id="40" w:name="_Hlk190416800"/>
      <w:r w:rsidRPr="00C95496">
        <w:t>runoff_mitigation_schemes,</w:t>
      </w:r>
      <w:r>
        <w:t xml:space="preserve"> </w:t>
      </w:r>
      <w:r w:rsidRPr="00C95496">
        <w:t>erosion_mitigation_schemes,</w:t>
      </w:r>
      <w:r>
        <w:t xml:space="preserve"> </w:t>
      </w:r>
      <w:r w:rsidRPr="00C95496">
        <w:t>drift_mitigation_schemes</w:t>
      </w:r>
      <w:bookmarkEnd w:id="40"/>
    </w:p>
    <w:p w14:paraId="21586778" w14:textId="7FCB545A" w:rsidR="00BD5150" w:rsidRDefault="00C95496" w:rsidP="00C95496">
      <w:r w:rsidRPr="00C95496">
        <w:t>[REAL, REAL, REAL]</w:t>
      </w:r>
    </w:p>
    <w:p w14:paraId="57665650" w14:textId="77777777" w:rsidR="00906C0D" w:rsidRPr="00C95496" w:rsidRDefault="00906C0D" w:rsidP="00C95496"/>
    <w:p w14:paraId="07AA79A7" w14:textId="66965059" w:rsidR="00C95496" w:rsidRDefault="00C95496" w:rsidP="00D35FC7">
      <w:r w:rsidRPr="00C95496">
        <w:t>runoff_mitigation_schemes</w:t>
      </w:r>
      <w:bookmarkStart w:id="41" w:name="_Hlk190416920"/>
      <w:r>
        <w:t>: multiplication factor t</w:t>
      </w:r>
      <w:r w:rsidR="00906C0D">
        <w:t>o</w:t>
      </w:r>
      <w:r>
        <w:t xml:space="preserve"> adjust the mass of pesticide in runoff entering the target body</w:t>
      </w:r>
      <w:r w:rsidR="00906C0D">
        <w:t>. For example, entering zero will remove all pesticide from runoff prior to the runoff entering the water body. It does not have any impact on runoff water.  The value 1 is the default value for a normal simulation.</w:t>
      </w:r>
    </w:p>
    <w:bookmarkEnd w:id="41"/>
    <w:p w14:paraId="5423BF9B" w14:textId="77777777" w:rsidR="00C95496" w:rsidRDefault="00C95496" w:rsidP="00D35FC7"/>
    <w:p w14:paraId="2C37DD50" w14:textId="5769BA35" w:rsidR="00C95496" w:rsidRDefault="00C95496" w:rsidP="00C95496">
      <w:r w:rsidRPr="00C95496">
        <w:t>erosion_mitigation_schemes</w:t>
      </w:r>
      <w:r>
        <w:t>: multiplication factor t</w:t>
      </w:r>
      <w:r w:rsidR="00906C0D">
        <w:t>o</w:t>
      </w:r>
      <w:r>
        <w:t xml:space="preserve"> adjust the mass of pesticide in </w:t>
      </w:r>
      <w:r w:rsidR="00906C0D">
        <w:t>erosion</w:t>
      </w:r>
      <w:r>
        <w:t xml:space="preserve"> entering the target body</w:t>
      </w:r>
      <w:r w:rsidR="00906C0D">
        <w:t>. It affects only pesticide mass on eroded material.  It has no impact on eroded solids.</w:t>
      </w:r>
    </w:p>
    <w:p w14:paraId="31631AAE" w14:textId="7631FF28" w:rsidR="00C95496" w:rsidRDefault="00C95496" w:rsidP="00D35FC7"/>
    <w:p w14:paraId="230B36EE" w14:textId="2F955E12" w:rsidR="00C95496" w:rsidRDefault="00C95496" w:rsidP="00C95496">
      <w:r w:rsidRPr="00C95496">
        <w:t>drift_mitigation_schemes</w:t>
      </w:r>
      <w:r>
        <w:t>: multiplication factor t</w:t>
      </w:r>
      <w:r w:rsidR="00906C0D">
        <w:t xml:space="preserve">o </w:t>
      </w:r>
      <w:r>
        <w:t>adjust the mass of pesticide in</w:t>
      </w:r>
      <w:r w:rsidR="00906C0D">
        <w:t xml:space="preserve"> drift</w:t>
      </w:r>
      <w:r>
        <w:t xml:space="preserve"> entering the target body</w:t>
      </w:r>
      <w:r w:rsidR="00906C0D">
        <w:t xml:space="preserve">. A zero will eliminate all drift. </w:t>
      </w:r>
    </w:p>
    <w:p w14:paraId="35BD4842" w14:textId="004700BC" w:rsidR="00BD5150" w:rsidRDefault="00BD5150" w:rsidP="00D35FC7"/>
    <w:p w14:paraId="59BC744C" w14:textId="72939E4B" w:rsidR="00906C0D" w:rsidRPr="00906C0D" w:rsidRDefault="00906C0D" w:rsidP="00D35FC7">
      <w:pPr>
        <w:rPr>
          <w:b/>
          <w:bCs/>
        </w:rPr>
      </w:pPr>
      <w:r w:rsidRPr="00906C0D">
        <w:rPr>
          <w:b/>
          <w:bCs/>
        </w:rPr>
        <w:t>Water Shed/Body Section</w:t>
      </w:r>
    </w:p>
    <w:p w14:paraId="03D9FDED" w14:textId="242C9A76" w:rsidR="00511257" w:rsidRPr="00906C0D" w:rsidRDefault="00906C0D" w:rsidP="00D35FC7">
      <w:pPr>
        <w:rPr>
          <w:b/>
          <w:bCs/>
        </w:rPr>
      </w:pPr>
      <w:r w:rsidRPr="00906C0D">
        <w:rPr>
          <w:b/>
          <w:bCs/>
        </w:rPr>
        <w:t xml:space="preserve">Numbering of subsequent lines will depend on the number of schemes: </w:t>
      </w:r>
      <w:bookmarkStart w:id="42" w:name="_Hlk121309795"/>
    </w:p>
    <w:bookmarkEnd w:id="42"/>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43" w:name="_Hlk103082895"/>
      <w:r w:rsidR="009D62DB" w:rsidRPr="00955C65">
        <w:t xml:space="preserve"> </w:t>
      </w:r>
      <w:r w:rsidR="009D62DB">
        <w:t xml:space="preserve"> UNUSED</w:t>
      </w:r>
      <w:bookmarkEnd w:id="43"/>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4" w:name="_Hlk103083017"/>
      <w:r w:rsidRPr="00955C65">
        <w:t>WS LINE 6</w:t>
      </w:r>
      <w:r w:rsidR="009D62DB" w:rsidRPr="00955C65">
        <w:t xml:space="preserve"> </w:t>
      </w:r>
      <w:r w:rsidR="009D62DB">
        <w:t xml:space="preserve"> UNUSED</w:t>
      </w:r>
    </w:p>
    <w:bookmarkEnd w:id="44"/>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r>
        <w:t>adjust_cn</w:t>
      </w:r>
    </w:p>
    <w:p w14:paraId="6877C2CE" w14:textId="7440A890" w:rsidR="00D62BCC" w:rsidRDefault="00D62BCC" w:rsidP="00D35FC7">
      <w:r>
        <w:t>[LOGICAL]</w:t>
      </w:r>
    </w:p>
    <w:p w14:paraId="720CF5F0" w14:textId="5A5E1692" w:rsidR="00D62BCC" w:rsidRDefault="00D62BCC" w:rsidP="00D35FC7">
      <w:r>
        <w:t>adjust_cn</w:t>
      </w:r>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r>
        <w:t>itsapond, itsareservoir, itsother</w:t>
      </w:r>
    </w:p>
    <w:p w14:paraId="48127BE4" w14:textId="5BDF360D" w:rsidR="000A2C77" w:rsidRDefault="000A2C77" w:rsidP="00D35FC7">
      <w:r>
        <w:t>[LOGICAL, LOGICAL, LOGICAL]</w:t>
      </w:r>
    </w:p>
    <w:p w14:paraId="3228A88D" w14:textId="3A4D5925" w:rsidR="00EC78D4" w:rsidRDefault="008B76EE" w:rsidP="00D35FC7">
      <w:r>
        <w:t>i</w:t>
      </w:r>
      <w:r w:rsidR="00955C65">
        <w:t>tsapond</w:t>
      </w:r>
      <w:r w:rsidR="00EC78D4">
        <w:t xml:space="preserve">: </w:t>
      </w:r>
      <w:bookmarkStart w:id="45" w:name="_Hlk103083156"/>
      <w:r w:rsidR="00EC78D4">
        <w:t xml:space="preserve">      </w:t>
      </w:r>
      <w:r>
        <w:tab/>
      </w:r>
      <w:r w:rsidR="00EC78D4">
        <w:t xml:space="preserve">do a standard USEPA pond </w:t>
      </w:r>
      <w:bookmarkEnd w:id="45"/>
      <w:r>
        <w:t>simulation.</w:t>
      </w:r>
    </w:p>
    <w:p w14:paraId="5B659EF1" w14:textId="2DDAB48D" w:rsidR="00EC78D4" w:rsidRDefault="008B76EE" w:rsidP="00D35FC7">
      <w:r>
        <w:t>i</w:t>
      </w:r>
      <w:r w:rsidR="00955C65">
        <w:t>tsareservoir</w:t>
      </w:r>
      <w:r w:rsidR="00EC78D4">
        <w:t xml:space="preserve">: </w:t>
      </w:r>
      <w:r>
        <w:tab/>
      </w:r>
      <w:r w:rsidR="00EC78D4">
        <w:t xml:space="preserve">do a standard USEPA reservoir </w:t>
      </w:r>
      <w:r>
        <w:t>simulation.</w:t>
      </w:r>
    </w:p>
    <w:p w14:paraId="040393B1" w14:textId="50CD79F6" w:rsidR="000A2C77" w:rsidRDefault="008B76EE" w:rsidP="00D35FC7">
      <w:r>
        <w:t>i</w:t>
      </w:r>
      <w:r w:rsidR="00955C65">
        <w:t>tsother</w:t>
      </w:r>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r>
        <w:t xml:space="preserve">itstpezwpez: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r>
        <w:t>num_special_waterbodies</w:t>
      </w:r>
    </w:p>
    <w:p w14:paraId="0512F00B" w14:textId="0F8EC4C2" w:rsidR="00D837F8" w:rsidRDefault="00C121DC" w:rsidP="00D35FC7">
      <w:r>
        <w:t>[INTEGER]</w:t>
      </w:r>
    </w:p>
    <w:p w14:paraId="024C7A42" w14:textId="2CD610DB" w:rsidR="00C121DC" w:rsidRDefault="00C121DC" w:rsidP="00D35FC7">
      <w:r>
        <w:t>num_special_waterbodies: number of special water bodies to be simulated and which a re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r>
        <w:t>waterbody_names</w:t>
      </w:r>
    </w:p>
    <w:p w14:paraId="36D2C290" w14:textId="7CB6FAA0" w:rsidR="005109CF" w:rsidRDefault="005109CF" w:rsidP="00D35FC7">
      <w:r>
        <w:t>[TEXT]</w:t>
      </w:r>
    </w:p>
    <w:p w14:paraId="782A46CA" w14:textId="389A0FC4" w:rsidR="005109CF" w:rsidRDefault="005109CF" w:rsidP="00D35FC7">
      <w:r>
        <w:t>waterbody_names: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r w:rsidRPr="00F1618B">
        <w:t xml:space="preserve">is_runoff_output </w:t>
      </w:r>
      <w:bookmarkStart w:id="46" w:name="_Hlk103084646"/>
      <w:r w:rsidRPr="00F1618B">
        <w:t xml:space="preserve"> </w:t>
      </w:r>
      <w:r w:rsidR="00D61F36">
        <w:t xml:space="preserve">[LOGICAL], </w:t>
      </w:r>
      <w:r w:rsidR="00AC4A85">
        <w:t>o</w:t>
      </w:r>
      <w:r w:rsidR="00F350EF">
        <w:t xml:space="preserve">utput </w:t>
      </w:r>
      <w:r w:rsidR="00AC4A85">
        <w:t>w</w:t>
      </w:r>
      <w:r w:rsidR="00F350EF">
        <w:t>ater runoff</w:t>
      </w:r>
      <w:bookmarkEnd w:id="46"/>
    </w:p>
    <w:p w14:paraId="563DB655" w14:textId="2A097AE0" w:rsidR="002843E9" w:rsidRDefault="002843E9" w:rsidP="00D35FC7"/>
    <w:p w14:paraId="7887D4E8" w14:textId="3B0ADFFB" w:rsidR="00F1618B" w:rsidRPr="00D61F36" w:rsidRDefault="00F1618B" w:rsidP="00D35FC7">
      <w:r w:rsidRPr="00D61F36">
        <w:t>OS Line 2</w:t>
      </w:r>
    </w:p>
    <w:p w14:paraId="5138F51E" w14:textId="013AE926" w:rsidR="002843E9" w:rsidRDefault="002843E9" w:rsidP="00D35FC7">
      <w:r w:rsidRPr="00F1618B">
        <w:t xml:space="preserve">is_erosion_output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r w:rsidRPr="00F1618B">
        <w:t>is_runoff_chem_output</w:t>
      </w:r>
      <w:bookmarkStart w:id="47" w:name="_Hlk103084427"/>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7"/>
    <w:p w14:paraId="7143EF47" w14:textId="66219D9E" w:rsidR="00F1618B" w:rsidRDefault="002843E9" w:rsidP="00D35FC7">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r w:rsidRPr="00F1618B">
        <w:rPr>
          <w:rFonts w:cs="Consolas"/>
          <w:color w:val="000000"/>
        </w:rPr>
        <w:t>is_conc_bottom_output</w:t>
      </w:r>
      <w:bookmarkStart w:id="48"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8"/>
      <w:r w:rsidRPr="00AC4A85">
        <w:t>6</w:t>
      </w:r>
      <w:r w:rsidR="002843E9" w:rsidRPr="00AC4A85">
        <w:rPr>
          <w:rFonts w:cs="Consolas"/>
          <w:color w:val="000000"/>
        </w:rPr>
        <w:t xml:space="preserve"> </w:t>
      </w:r>
    </w:p>
    <w:p w14:paraId="5FEE83DB" w14:textId="77777777" w:rsidR="00F1618B" w:rsidRDefault="002843E9" w:rsidP="00D35FC7">
      <w:r w:rsidRPr="00F1618B">
        <w:t xml:space="preserve">is_daily_volatilized_output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r w:rsidRPr="00F1618B">
        <w:rPr>
          <w:rFonts w:cs="Consolas"/>
          <w:color w:val="000000"/>
        </w:rPr>
        <w:t>is_daily_chem_leached_output, leachdepth</w:t>
      </w:r>
      <w:bookmarkStart w:id="49" w:name="_Hlk103084873"/>
      <w:r w:rsidR="00F1618B" w:rsidRPr="00F1618B">
        <w:rPr>
          <w:rFonts w:cs="Consolas"/>
          <w:color w:val="000000"/>
        </w:rPr>
        <w:t xml:space="preserve"> </w:t>
      </w:r>
      <w:r w:rsidR="00544BA0">
        <w:t>[LOGICAL, REAL], output chemical mass at specified depth, depth</w:t>
      </w:r>
    </w:p>
    <w:bookmarkEnd w:id="49"/>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r w:rsidRPr="00F1618B">
        <w:t>is_chem_in_all_soil_output</w:t>
      </w:r>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r w:rsidRPr="00F1618B">
        <w:t>is_chem_in_part_soil_output, fieldmass_start, fieldmass_end</w:t>
      </w:r>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r w:rsidRPr="00F1618B">
        <w:t xml:space="preserve">is_chem_on_foliage_output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r w:rsidRPr="00F1618B">
        <w:t>is_precipitation_output</w:t>
      </w:r>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r w:rsidRPr="00F1618B">
        <w:t>is_evapotranspiration_output</w:t>
      </w:r>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r w:rsidRPr="00F1618B">
        <w:t>is_soil_water_output</w:t>
      </w:r>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r w:rsidRPr="00F1618B">
        <w:t>is_irrigation_output</w:t>
      </w:r>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r w:rsidRPr="00F1618B">
        <w:t>is_infiltration_at_depth_output,infiltration_point</w:t>
      </w:r>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r w:rsidRPr="00F1618B">
        <w:t>is_infiltrated_bottom_output</w:t>
      </w:r>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r w:rsidRPr="000D2DDA">
        <w:t>is_waterbody_info_output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lastRenderedPageBreak/>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50"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51" w:name="_Hlk103086336"/>
      <w:r w:rsidRPr="00F1618B">
        <w:t xml:space="preserve">OS </w:t>
      </w:r>
      <w:r>
        <w:t>Line 25</w:t>
      </w:r>
    </w:p>
    <w:bookmarkEnd w:id="51"/>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extra_plots [INTEGER]</w:t>
      </w:r>
    </w:p>
    <w:p w14:paraId="3C9CE223" w14:textId="341BD212" w:rsidR="00A30F02" w:rsidRDefault="005E58A1" w:rsidP="00D35FC7">
      <w:r w:rsidRPr="00F1618B">
        <w:t xml:space="preserve">OS </w:t>
      </w:r>
      <w:r>
        <w:t>Line 2</w:t>
      </w:r>
      <w:bookmarkEnd w:id="50"/>
      <w:r w:rsidR="00381DC7">
        <w:t>7</w:t>
      </w:r>
      <w:r>
        <w:t xml:space="preserve"> PLNAME, chem_id, MODE,</w:t>
      </w:r>
      <w:r w:rsidR="004F567B">
        <w:t xml:space="preserve"> </w:t>
      </w:r>
      <w:r>
        <w:t>ARG,</w:t>
      </w:r>
      <w:r w:rsidR="003D559E">
        <w:t xml:space="preserve"> </w:t>
      </w:r>
      <w:r>
        <w:t xml:space="preserve">ARG2,CONST  </w:t>
      </w:r>
    </w:p>
    <w:p w14:paraId="020F29C3" w14:textId="4F19E576"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D82974">
        <w:t xml:space="preserve"> </w:t>
      </w:r>
      <w:r w:rsidR="00BE4816">
        <w:t xml:space="preserv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r>
        <w:t>chem_id: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3FEB972" w:rsidR="00381DC7" w:rsidRDefault="00381DC7" w:rsidP="00D35FC7">
      <w:r>
        <w:t xml:space="preserve">CONST: output will be multiplied by this </w:t>
      </w:r>
      <w:r w:rsidR="00965127">
        <w:t>number.</w:t>
      </w:r>
    </w:p>
    <w:p w14:paraId="1392856B" w14:textId="77777777" w:rsidR="009668EE" w:rsidRDefault="009668EE" w:rsidP="00D35FC7"/>
    <w:p w14:paraId="4809D325" w14:textId="191325AC" w:rsidR="00795509" w:rsidRDefault="0032152D" w:rsidP="00C81965">
      <w:pPr>
        <w:pStyle w:val="Heading2"/>
      </w:pPr>
      <w:bookmarkStart w:id="52" w:name="_Toc157062459"/>
      <w:r>
        <w:t>Field Property Input File</w:t>
      </w:r>
      <w:bookmarkEnd w:id="52"/>
      <w:r w:rsidR="00795509" w:rsidRPr="005644CE">
        <w:t xml:space="preserve"> </w:t>
      </w:r>
    </w:p>
    <w:p w14:paraId="0FB382B7" w14:textId="093BC816" w:rsidR="00800A6D" w:rsidRDefault="0094195E" w:rsidP="0094195E">
      <w:r>
        <w:t xml:space="preserve">This file contains all the intrinsic field properties. Its </w:t>
      </w:r>
      <w:r w:rsidR="00800A6D">
        <w:t>structure</w:t>
      </w:r>
      <w:r>
        <w:t xml:space="preserve"> </w:t>
      </w:r>
      <w:r w:rsidR="00800A6D">
        <w:t xml:space="preserve">and format </w:t>
      </w:r>
      <w:r>
        <w:t xml:space="preserve">is the same as the legacy PWC2 scenario file format. </w:t>
      </w:r>
      <w:r w:rsidR="00800A6D">
        <w:t xml:space="preserve">All parameters must be separated by a comma, and a comma should follow the final parameter. All the parameters in each </w:t>
      </w:r>
      <w:r w:rsidR="00800A6D" w:rsidRPr="00800A6D">
        <w:rPr>
          <w:i/>
          <w:iCs/>
        </w:rPr>
        <w:t>Line</w:t>
      </w:r>
      <w:r w:rsidR="00800A6D">
        <w:t xml:space="preserve"> defined below must be place in a single row.  For example, </w:t>
      </w:r>
      <w:r w:rsidR="00850BA9">
        <w:t>consider the following hypothetical example</w:t>
      </w:r>
      <w:r w:rsidR="00800A6D">
        <w:t>:</w:t>
      </w:r>
    </w:p>
    <w:p w14:paraId="2019ADEA" w14:textId="77777777" w:rsidR="00800A6D" w:rsidRDefault="00800A6D" w:rsidP="0094195E"/>
    <w:p w14:paraId="46721BDD" w14:textId="0CB4547D" w:rsidR="00800A6D" w:rsidRDefault="00800A6D" w:rsidP="0094195E">
      <w:r>
        <w:t>Line 999</w:t>
      </w:r>
    </w:p>
    <w:p w14:paraId="02E3C83A" w14:textId="3A1ADE32" w:rsidR="00800A6D" w:rsidRDefault="00800A6D" w:rsidP="0094195E">
      <w:r>
        <w:t>A [TEXT]</w:t>
      </w:r>
    </w:p>
    <w:p w14:paraId="793DFFA3" w14:textId="1CC96FCF" w:rsidR="00800A6D" w:rsidRDefault="00800A6D" w:rsidP="0094195E">
      <w:r>
        <w:t>B [REAL]</w:t>
      </w:r>
    </w:p>
    <w:p w14:paraId="339A103C" w14:textId="2DD032D6" w:rsidR="00800A6D" w:rsidRDefault="00800A6D" w:rsidP="0094195E">
      <w:r>
        <w:t>C [TEXT]</w:t>
      </w:r>
    </w:p>
    <w:p w14:paraId="689E501A" w14:textId="77777777" w:rsidR="00800A6D" w:rsidRDefault="00800A6D" w:rsidP="0094195E"/>
    <w:p w14:paraId="64588E99" w14:textId="77777777" w:rsidR="00850BA9" w:rsidRDefault="00800A6D" w:rsidP="0094195E">
      <w:r>
        <w:t xml:space="preserve">And </w:t>
      </w:r>
      <w:r w:rsidR="00850BA9">
        <w:t>if A</w:t>
      </w:r>
      <w:r>
        <w:t xml:space="preserve"> = “dog”, B = 5.32, C= “cat”.  Then, this line would be written in the przm-vvwm </w:t>
      </w:r>
      <w:r w:rsidR="00850BA9">
        <w:t>field property f</w:t>
      </w:r>
      <w:r>
        <w:t>ile as:</w:t>
      </w:r>
      <w:r w:rsidR="00850BA9">
        <w:t xml:space="preserve"> </w:t>
      </w:r>
    </w:p>
    <w:p w14:paraId="636E251F" w14:textId="77777777" w:rsidR="00850BA9" w:rsidRDefault="00850BA9" w:rsidP="0094195E"/>
    <w:p w14:paraId="5B1D166B" w14:textId="34636032" w:rsidR="00800A6D" w:rsidRDefault="00800A6D" w:rsidP="0094195E">
      <w:r>
        <w:t>dog, 5.32, cat,</w:t>
      </w:r>
    </w:p>
    <w:p w14:paraId="537CF698" w14:textId="77777777" w:rsidR="00800A6D" w:rsidRDefault="00800A6D" w:rsidP="0094195E"/>
    <w:p w14:paraId="07260637" w14:textId="606C45B9" w:rsidR="00850BA9" w:rsidRPr="00850BA9" w:rsidRDefault="00850BA9" w:rsidP="0094195E">
      <w:pPr>
        <w:rPr>
          <w:b/>
          <w:bCs/>
        </w:rPr>
      </w:pPr>
      <w:r w:rsidRPr="00850BA9">
        <w:rPr>
          <w:b/>
          <w:bCs/>
        </w:rPr>
        <w:t>Field Property File Detailed Structure</w:t>
      </w:r>
    </w:p>
    <w:p w14:paraId="6CDFA744" w14:textId="41F95EAF" w:rsidR="0094195E" w:rsidRDefault="0094195E" w:rsidP="0094195E">
      <w:r>
        <w:t xml:space="preserve">The structure </w:t>
      </w:r>
      <w:r w:rsidR="00850BA9">
        <w:t xml:space="preserve">for the entire przm-vvwm field property file follows. The names used for the parameters are the same as those used in the Fortran code. </w:t>
      </w:r>
      <w:r>
        <w:t xml:space="preserve">  </w:t>
      </w:r>
    </w:p>
    <w:p w14:paraId="1E03B391" w14:textId="77777777" w:rsidR="0094195E" w:rsidRPr="0094195E" w:rsidRDefault="0094195E" w:rsidP="0094195E"/>
    <w:p w14:paraId="2D7E7968"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1  </w:t>
      </w:r>
    </w:p>
    <w:p w14:paraId="0521AA4A" w14:textId="0913F647" w:rsidR="00C81965" w:rsidRDefault="00916980" w:rsidP="00D825E1">
      <w:pPr>
        <w:tabs>
          <w:tab w:val="right" w:pos="1620"/>
          <w:tab w:val="left" w:pos="2430"/>
        </w:tabs>
      </w:pPr>
      <w:r>
        <w:t>scenario_id</w:t>
      </w:r>
      <w:r w:rsidR="00D825E1">
        <w:t xml:space="preserve"> </w:t>
      </w:r>
      <w:r w:rsidR="00C81965">
        <w:t xml:space="preserve">[TEXT] descriptive identification </w:t>
      </w:r>
    </w:p>
    <w:p w14:paraId="15D4510D" w14:textId="77777777" w:rsidR="00D825E1" w:rsidRDefault="00D825E1" w:rsidP="00DB384F">
      <w:pPr>
        <w:tabs>
          <w:tab w:val="right" w:pos="1620"/>
          <w:tab w:val="left" w:pos="2430"/>
        </w:tabs>
        <w:ind w:firstLine="720"/>
      </w:pPr>
    </w:p>
    <w:p w14:paraId="00D7A596"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2 </w:t>
      </w:r>
    </w:p>
    <w:p w14:paraId="43EA8F1A" w14:textId="73A0F4AE" w:rsidR="00C81965" w:rsidRDefault="00916980" w:rsidP="00DB384F">
      <w:pPr>
        <w:tabs>
          <w:tab w:val="right" w:pos="1620"/>
          <w:tab w:val="left" w:pos="2430"/>
        </w:tabs>
      </w:pPr>
      <w:r>
        <w:t>weatherfilename</w:t>
      </w:r>
      <w:r w:rsidR="00D825E1">
        <w:t xml:space="preserve"> </w:t>
      </w:r>
      <w:r w:rsidR="00C81965">
        <w:t>[TEXT] filename of weather file</w:t>
      </w:r>
    </w:p>
    <w:p w14:paraId="703D69AB" w14:textId="77777777" w:rsidR="00D825E1" w:rsidRDefault="00D825E1" w:rsidP="00DB384F">
      <w:pPr>
        <w:tabs>
          <w:tab w:val="right" w:pos="1620"/>
          <w:tab w:val="left" w:pos="2430"/>
        </w:tabs>
      </w:pPr>
    </w:p>
    <w:p w14:paraId="5B7F7A62"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 xml:space="preserve">3 </w:t>
      </w:r>
    </w:p>
    <w:p w14:paraId="792A4B31" w14:textId="71C2ECC7" w:rsidR="00C81965" w:rsidRDefault="00D825E1" w:rsidP="00DB384F">
      <w:pPr>
        <w:tabs>
          <w:tab w:val="right" w:pos="1620"/>
          <w:tab w:val="left" w:pos="2430"/>
        </w:tabs>
      </w:pPr>
      <w:r>
        <w:t>L</w:t>
      </w:r>
      <w:r w:rsidR="00916980">
        <w:t>atitude</w:t>
      </w:r>
      <w:r>
        <w:t xml:space="preserve"> </w:t>
      </w:r>
      <w:r w:rsidR="00C81965">
        <w:t>[REAL] latitude of scenario</w:t>
      </w:r>
    </w:p>
    <w:p w14:paraId="3471A4C4" w14:textId="77777777" w:rsidR="00D82974" w:rsidRDefault="00D82974" w:rsidP="00DB384F">
      <w:pPr>
        <w:tabs>
          <w:tab w:val="right" w:pos="1620"/>
          <w:tab w:val="left" w:pos="2430"/>
        </w:tabs>
      </w:pPr>
    </w:p>
    <w:p w14:paraId="02AB8912" w14:textId="77777777" w:rsidR="00850BA9" w:rsidRPr="00850BA9" w:rsidRDefault="006B6C4A" w:rsidP="00DB384F">
      <w:pPr>
        <w:tabs>
          <w:tab w:val="right" w:pos="1620"/>
          <w:tab w:val="left" w:pos="2430"/>
        </w:tabs>
        <w:rPr>
          <w:b/>
          <w:bCs/>
        </w:rPr>
      </w:pPr>
      <w:r w:rsidRPr="00850BA9">
        <w:rPr>
          <w:b/>
          <w:bCs/>
        </w:rPr>
        <w:lastRenderedPageBreak/>
        <w:t xml:space="preserve">Lines </w:t>
      </w:r>
      <w:r w:rsidR="00916980" w:rsidRPr="00850BA9">
        <w:rPr>
          <w:b/>
          <w:bCs/>
        </w:rPr>
        <w:t xml:space="preserve">4 – 27 </w:t>
      </w:r>
    </w:p>
    <w:p w14:paraId="3591FBA9" w14:textId="4D9FB33A" w:rsidR="00916980" w:rsidRDefault="00020671" w:rsidP="00DB384F">
      <w:pPr>
        <w:tabs>
          <w:tab w:val="right" w:pos="1620"/>
          <w:tab w:val="left" w:pos="2430"/>
        </w:tabs>
      </w:pPr>
      <w:r>
        <w:t>u</w:t>
      </w:r>
      <w:r w:rsidR="00916980">
        <w:t>nused</w:t>
      </w:r>
      <w:r w:rsidR="00616E5A">
        <w:t xml:space="preserve"> </w:t>
      </w:r>
      <w:r w:rsidR="00C81965">
        <w:t>L</w:t>
      </w:r>
      <w:r w:rsidR="00616E5A">
        <w:t>ines</w:t>
      </w:r>
    </w:p>
    <w:p w14:paraId="76F91ADC" w14:textId="77777777" w:rsidR="00D82974" w:rsidRDefault="00D82974" w:rsidP="00DB384F">
      <w:pPr>
        <w:tabs>
          <w:tab w:val="right" w:pos="1620"/>
          <w:tab w:val="left" w:pos="2430"/>
        </w:tabs>
      </w:pPr>
    </w:p>
    <w:p w14:paraId="74EC3181"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28</w:t>
      </w:r>
      <w:r w:rsidR="00C81965" w:rsidRPr="00850BA9">
        <w:rPr>
          <w:b/>
          <w:bCs/>
        </w:rPr>
        <w:t xml:space="preserve"> </w:t>
      </w:r>
    </w:p>
    <w:p w14:paraId="7ADC5B09" w14:textId="17633C39" w:rsidR="00916980" w:rsidRDefault="00C81965" w:rsidP="00DB384F">
      <w:pPr>
        <w:tabs>
          <w:tab w:val="right" w:pos="1620"/>
          <w:tab w:val="left" w:pos="2430"/>
        </w:tabs>
      </w:pPr>
      <w:r>
        <w:t>Unused,</w:t>
      </w:r>
      <w:r w:rsidR="006B6C4A">
        <w:t xml:space="preserve"> but</w:t>
      </w:r>
      <w:r>
        <w:t xml:space="preserve"> may state </w:t>
      </w:r>
      <w:r w:rsidR="00850BA9">
        <w:t>“</w:t>
      </w:r>
      <w:r w:rsidR="00850BA9" w:rsidRPr="00850BA9">
        <w:rPr>
          <w:i/>
          <w:iCs/>
        </w:rPr>
        <w:t>*</w:t>
      </w:r>
      <w:r w:rsidR="00916980" w:rsidRPr="00850BA9">
        <w:rPr>
          <w:i/>
          <w:iCs/>
        </w:rPr>
        <w:t>******* start of PRZM information ******************</w:t>
      </w:r>
      <w:r>
        <w:t>”</w:t>
      </w:r>
    </w:p>
    <w:p w14:paraId="028385F8" w14:textId="77777777" w:rsidR="00D825E1" w:rsidRDefault="00D825E1" w:rsidP="00DB384F">
      <w:pPr>
        <w:tabs>
          <w:tab w:val="right" w:pos="1620"/>
          <w:tab w:val="left" w:pos="2430"/>
        </w:tabs>
      </w:pPr>
    </w:p>
    <w:p w14:paraId="2E0F6C05" w14:textId="77777777" w:rsidR="00D825E1" w:rsidRPr="00850BA9" w:rsidRDefault="00D825E1" w:rsidP="00DB384F">
      <w:pPr>
        <w:tabs>
          <w:tab w:val="right" w:pos="1620"/>
          <w:tab w:val="left" w:pos="2430"/>
        </w:tabs>
        <w:rPr>
          <w:b/>
          <w:bCs/>
        </w:rPr>
      </w:pPr>
      <w:r w:rsidRPr="00850BA9">
        <w:rPr>
          <w:b/>
          <w:bCs/>
        </w:rPr>
        <w:t xml:space="preserve">Line </w:t>
      </w:r>
      <w:r w:rsidR="00916980" w:rsidRPr="00850BA9">
        <w:rPr>
          <w:b/>
          <w:bCs/>
        </w:rPr>
        <w:t>29</w:t>
      </w:r>
    </w:p>
    <w:p w14:paraId="6E889B54" w14:textId="602F3A0A" w:rsidR="00B31337" w:rsidRDefault="00B31337" w:rsidP="00DB384F">
      <w:pPr>
        <w:tabs>
          <w:tab w:val="right" w:pos="1620"/>
          <w:tab w:val="left" w:pos="2430"/>
        </w:tabs>
      </w:pPr>
      <w:r>
        <w:tab/>
      </w:r>
      <w:r w:rsidR="00850BA9">
        <w:t>d</w:t>
      </w:r>
      <w:r>
        <w:t>ummy</w:t>
      </w:r>
      <w:r w:rsidR="00D825E1">
        <w:t xml:space="preserve"> [TEXT]</w:t>
      </w:r>
      <w:r>
        <w:t xml:space="preserve"> </w:t>
      </w:r>
      <w:r w:rsidR="00800A6D">
        <w:t>P</w:t>
      </w:r>
      <w:r>
        <w:t>lace</w:t>
      </w:r>
      <w:r w:rsidR="00D825E1">
        <w:t xml:space="preserve"> </w:t>
      </w:r>
      <w:r>
        <w:t>holder</w:t>
      </w:r>
      <w:r w:rsidR="00D825E1">
        <w:t>. This must be populated but its value is not used.</w:t>
      </w:r>
    </w:p>
    <w:p w14:paraId="1DEB9294" w14:textId="782675F5" w:rsidR="00B31337" w:rsidRDefault="00B31337" w:rsidP="00DB384F">
      <w:pPr>
        <w:tabs>
          <w:tab w:val="right" w:pos="1620"/>
          <w:tab w:val="left" w:pos="2430"/>
        </w:tabs>
      </w:pPr>
      <w:r>
        <w:tab/>
      </w:r>
      <w:r w:rsidR="00850BA9">
        <w:t>e</w:t>
      </w:r>
      <w:r>
        <w:t xml:space="preserve">vergreen </w:t>
      </w:r>
      <w:r w:rsidR="00D825E1">
        <w:t>[LOGICAL]</w:t>
      </w:r>
      <w:r>
        <w:t xml:space="preserve">– specifies that the crop has a constant canopy and root depth, and no growth </w:t>
      </w:r>
      <w:r w:rsidR="00850BA9">
        <w:t>stages.</w:t>
      </w:r>
    </w:p>
    <w:p w14:paraId="50336020" w14:textId="77777777" w:rsidR="00D825E1" w:rsidRDefault="00D825E1" w:rsidP="00DB384F">
      <w:pPr>
        <w:tabs>
          <w:tab w:val="right" w:pos="1620"/>
          <w:tab w:val="left" w:pos="2430"/>
        </w:tabs>
      </w:pPr>
    </w:p>
    <w:p w14:paraId="3C207C26" w14:textId="77777777" w:rsidR="006B6C4A" w:rsidRPr="00850BA9" w:rsidRDefault="006B6C4A" w:rsidP="006B6C4A">
      <w:pPr>
        <w:rPr>
          <w:rFonts w:ascii="Consolas" w:hAnsi="Consolas" w:cs="Consolas"/>
          <w:b/>
          <w:bCs/>
          <w:color w:val="000000"/>
          <w:sz w:val="19"/>
          <w:szCs w:val="19"/>
        </w:rPr>
      </w:pPr>
      <w:r w:rsidRPr="00850BA9">
        <w:rPr>
          <w:b/>
          <w:bCs/>
        </w:rPr>
        <w:t xml:space="preserve">Line </w:t>
      </w:r>
      <w:r w:rsidR="002E178C" w:rsidRPr="00850BA9">
        <w:rPr>
          <w:b/>
          <w:bCs/>
        </w:rPr>
        <w:t>30</w:t>
      </w:r>
      <w:r w:rsidR="002E178C" w:rsidRPr="00850BA9">
        <w:rPr>
          <w:rFonts w:ascii="Consolas" w:hAnsi="Consolas" w:cs="Consolas"/>
          <w:b/>
          <w:bCs/>
          <w:color w:val="000000"/>
          <w:sz w:val="19"/>
          <w:szCs w:val="19"/>
        </w:rPr>
        <w:t xml:space="preserve"> </w:t>
      </w:r>
    </w:p>
    <w:p w14:paraId="10BD8357" w14:textId="5CC766A5" w:rsidR="00B31337" w:rsidRDefault="002E178C" w:rsidP="006B6C4A">
      <w:r>
        <w:t>num_crop_periods_input</w:t>
      </w:r>
      <w:r w:rsidR="006B6C4A">
        <w:t xml:space="preserve"> </w:t>
      </w:r>
      <w:r w:rsidR="00B31337">
        <w:t>[INTEGER] the number of different crops simulated</w:t>
      </w:r>
      <w:r w:rsidR="002275BD">
        <w:t xml:space="preserve"> (7 is the maximum)</w:t>
      </w:r>
    </w:p>
    <w:p w14:paraId="1A7B4567" w14:textId="77777777" w:rsidR="006B6C4A" w:rsidRDefault="006B6C4A" w:rsidP="006B6C4A">
      <w:pPr>
        <w:tabs>
          <w:tab w:val="right" w:pos="1620"/>
          <w:tab w:val="left" w:pos="2430"/>
        </w:tabs>
        <w:rPr>
          <w:rFonts w:ascii="Consolas" w:hAnsi="Consolas" w:cs="Consolas"/>
          <w:color w:val="000000"/>
          <w:sz w:val="19"/>
          <w:szCs w:val="19"/>
        </w:rPr>
      </w:pPr>
    </w:p>
    <w:p w14:paraId="17A0DC65" w14:textId="77777777" w:rsidR="00850BA9" w:rsidRPr="00850BA9" w:rsidRDefault="006B6C4A" w:rsidP="00DB384F">
      <w:pPr>
        <w:tabs>
          <w:tab w:val="right" w:pos="1620"/>
          <w:tab w:val="left" w:pos="2430"/>
        </w:tabs>
        <w:rPr>
          <w:b/>
          <w:bCs/>
        </w:rPr>
      </w:pPr>
      <w:r w:rsidRPr="00850BA9">
        <w:rPr>
          <w:b/>
          <w:bCs/>
        </w:rPr>
        <w:t xml:space="preserve">Line </w:t>
      </w:r>
      <w:r w:rsidR="002E178C" w:rsidRPr="00850BA9">
        <w:rPr>
          <w:b/>
          <w:bCs/>
        </w:rPr>
        <w:t>31</w:t>
      </w:r>
      <w:r w:rsidR="002C0473" w:rsidRPr="00850BA9">
        <w:rPr>
          <w:b/>
          <w:bCs/>
        </w:rPr>
        <w:t xml:space="preserve"> </w:t>
      </w:r>
    </w:p>
    <w:p w14:paraId="749E0457" w14:textId="1ABE7525" w:rsidR="002E178C" w:rsidRDefault="00800A6D" w:rsidP="00DB384F">
      <w:pPr>
        <w:tabs>
          <w:tab w:val="right" w:pos="1620"/>
          <w:tab w:val="left" w:pos="2430"/>
        </w:tabs>
      </w:pPr>
      <w:r>
        <w:t>unused</w:t>
      </w:r>
      <w:r w:rsidR="006B6C4A">
        <w:t xml:space="preserve"> </w:t>
      </w:r>
    </w:p>
    <w:p w14:paraId="797D0A9F" w14:textId="77777777" w:rsidR="006B6C4A" w:rsidRDefault="006B6C4A" w:rsidP="00DB384F">
      <w:pPr>
        <w:tabs>
          <w:tab w:val="right" w:pos="1620"/>
          <w:tab w:val="left" w:pos="2430"/>
        </w:tabs>
      </w:pPr>
    </w:p>
    <w:p w14:paraId="254DCF94" w14:textId="77777777" w:rsidR="006B6C4A" w:rsidRPr="00850BA9" w:rsidRDefault="006B6C4A" w:rsidP="00DB384F">
      <w:pPr>
        <w:tabs>
          <w:tab w:val="right" w:pos="1620"/>
          <w:tab w:val="left" w:pos="2430"/>
        </w:tabs>
        <w:rPr>
          <w:b/>
          <w:bCs/>
        </w:rPr>
      </w:pPr>
      <w:r w:rsidRPr="00850BA9">
        <w:rPr>
          <w:b/>
          <w:bCs/>
        </w:rPr>
        <w:t xml:space="preserve">Line </w:t>
      </w:r>
      <w:r w:rsidR="002C0473" w:rsidRPr="00850BA9">
        <w:rPr>
          <w:b/>
          <w:bCs/>
        </w:rPr>
        <w:t>32</w:t>
      </w:r>
    </w:p>
    <w:p w14:paraId="2AB8B53A" w14:textId="3A6C1C24" w:rsidR="00B97801" w:rsidRDefault="006B6C4A" w:rsidP="00B97801">
      <w:pPr>
        <w:tabs>
          <w:tab w:val="right" w:pos="1620"/>
          <w:tab w:val="left" w:pos="2430"/>
        </w:tabs>
      </w:pPr>
      <w:r>
        <w:t>e</w:t>
      </w:r>
      <w:r w:rsidR="002275BD">
        <w:t>md</w:t>
      </w:r>
      <w:r>
        <w:t xml:space="preserve"> [INTEGER]</w:t>
      </w:r>
      <w:r w:rsidRPr="002F37AC">
        <w:t xml:space="preserve"> </w:t>
      </w:r>
      <w:r w:rsidR="002275BD" w:rsidRPr="002F37AC">
        <w:t>day of crop emergence</w:t>
      </w:r>
      <w:bookmarkStart w:id="53" w:name="_Hlk156889667"/>
      <w:r w:rsidR="00B97801" w:rsidRPr="00B97801">
        <w:t xml:space="preserve"> </w:t>
      </w:r>
      <w:r w:rsidR="00B97801">
        <w:t>for crop #1</w:t>
      </w:r>
      <w:bookmarkEnd w:id="53"/>
      <w:r w:rsidR="00B97801">
        <w:t xml:space="preserve"> </w:t>
      </w:r>
    </w:p>
    <w:p w14:paraId="1EE8E0E6" w14:textId="02FBF72C" w:rsidR="002275BD" w:rsidRPr="002F37AC" w:rsidRDefault="006B6C4A" w:rsidP="00DB384F">
      <w:pPr>
        <w:tabs>
          <w:tab w:val="right" w:pos="1620"/>
          <w:tab w:val="left" w:pos="2430"/>
        </w:tabs>
      </w:pPr>
      <w:r>
        <w:t>e</w:t>
      </w:r>
      <w:r w:rsidR="002275BD">
        <w:t>mm</w:t>
      </w:r>
      <w:r>
        <w:t xml:space="preserve"> [INTEGER] </w:t>
      </w:r>
      <w:r w:rsidR="002275BD" w:rsidRPr="002F37AC">
        <w:t>month of crop emergence</w:t>
      </w:r>
      <w:r w:rsidR="00B97801" w:rsidRPr="00B97801">
        <w:t xml:space="preserve"> </w:t>
      </w:r>
      <w:r w:rsidR="00B97801">
        <w:t>for crop #1</w:t>
      </w:r>
    </w:p>
    <w:p w14:paraId="273A42B8" w14:textId="77777777" w:rsidR="00B97801" w:rsidRDefault="002275BD" w:rsidP="00DB384F">
      <w:pPr>
        <w:tabs>
          <w:tab w:val="right" w:pos="1620"/>
          <w:tab w:val="left" w:pos="2430"/>
        </w:tabs>
      </w:pPr>
      <w:r>
        <w:t>emy</w:t>
      </w:r>
      <w:r w:rsidR="006B6C4A">
        <w:t xml:space="preserve"> [INTEGER]</w:t>
      </w:r>
      <w:r>
        <w:tab/>
      </w:r>
      <w:r w:rsidRPr="002F37AC">
        <w:t xml:space="preserve"> year of crop emergence</w:t>
      </w:r>
      <w:r w:rsidR="00B97801" w:rsidRPr="00B97801">
        <w:t xml:space="preserve"> </w:t>
      </w:r>
      <w:r w:rsidR="00B97801">
        <w:t>for crop #1</w:t>
      </w:r>
    </w:p>
    <w:p w14:paraId="4E855B2C" w14:textId="2739D93B" w:rsidR="002275BD" w:rsidRPr="002F37AC" w:rsidRDefault="006B6C4A" w:rsidP="00DB384F">
      <w:pPr>
        <w:tabs>
          <w:tab w:val="right" w:pos="1620"/>
          <w:tab w:val="left" w:pos="2430"/>
        </w:tabs>
      </w:pPr>
      <w:r>
        <w:t>m</w:t>
      </w:r>
      <w:r w:rsidR="002275BD">
        <w:t>ad</w:t>
      </w:r>
      <w:r>
        <w:t xml:space="preserve"> </w:t>
      </w:r>
      <w:bookmarkStart w:id="54" w:name="_Hlk156889121"/>
      <w:r>
        <w:t>[INTEGER]</w:t>
      </w:r>
      <w:r w:rsidR="002275BD" w:rsidRPr="002F37AC">
        <w:t xml:space="preserve"> </w:t>
      </w:r>
      <w:bookmarkEnd w:id="54"/>
      <w:r w:rsidR="002275BD" w:rsidRPr="002F37AC">
        <w:t>day of crop maturation</w:t>
      </w:r>
      <w:r w:rsidR="00B97801" w:rsidRPr="00B97801">
        <w:t xml:space="preserve"> </w:t>
      </w:r>
      <w:r w:rsidR="00B97801">
        <w:t>for crop #1</w:t>
      </w:r>
    </w:p>
    <w:p w14:paraId="6D07810C" w14:textId="10DC7441" w:rsidR="002275BD" w:rsidRPr="002F37AC" w:rsidRDefault="00B97801" w:rsidP="00DB384F">
      <w:pPr>
        <w:tabs>
          <w:tab w:val="right" w:pos="1620"/>
          <w:tab w:val="left" w:pos="2430"/>
        </w:tabs>
      </w:pPr>
      <w:r>
        <w:t>m</w:t>
      </w:r>
      <w:r w:rsidR="002275BD">
        <w:t>am</w:t>
      </w:r>
      <w:r>
        <w:t xml:space="preserve"> [INTEGER]</w:t>
      </w:r>
      <w:r w:rsidRPr="002F37AC">
        <w:t xml:space="preserve"> </w:t>
      </w:r>
      <w:r w:rsidR="002275BD" w:rsidRPr="002F37AC">
        <w:t>month of crop maturation</w:t>
      </w:r>
      <w:r w:rsidRPr="00B97801">
        <w:t xml:space="preserve"> </w:t>
      </w:r>
      <w:r>
        <w:t>for crop #1</w:t>
      </w:r>
    </w:p>
    <w:p w14:paraId="53EE8FEF" w14:textId="52FA568B" w:rsidR="002275BD" w:rsidRDefault="00B97801" w:rsidP="00DB384F">
      <w:pPr>
        <w:tabs>
          <w:tab w:val="right" w:pos="1620"/>
          <w:tab w:val="left" w:pos="2430"/>
        </w:tabs>
      </w:pPr>
      <w:r>
        <w:t>m</w:t>
      </w:r>
      <w:r w:rsidR="002275BD">
        <w:t>ay</w:t>
      </w:r>
      <w:r>
        <w:t xml:space="preserve"> [INTEGER]</w:t>
      </w:r>
      <w:r w:rsidRPr="002F37AC">
        <w:t xml:space="preserve"> </w:t>
      </w:r>
      <w:r>
        <w:tab/>
      </w:r>
      <w:r w:rsidR="002275BD" w:rsidRPr="002F37AC">
        <w:t>year of crop maturation</w:t>
      </w:r>
      <w:r w:rsidRPr="00B97801">
        <w:t xml:space="preserve"> </w:t>
      </w:r>
      <w:r>
        <w:t>for crop #1</w:t>
      </w:r>
    </w:p>
    <w:p w14:paraId="0214B74B" w14:textId="75A5FAD1" w:rsidR="002275BD" w:rsidRPr="007A382A" w:rsidRDefault="002275BD" w:rsidP="00DB384F">
      <w:pPr>
        <w:tabs>
          <w:tab w:val="right" w:pos="1620"/>
          <w:tab w:val="left" w:pos="2430"/>
        </w:tabs>
      </w:pPr>
      <w:r>
        <w:t>had</w:t>
      </w:r>
      <w:r w:rsidRPr="007A382A">
        <w:t xml:space="preserve"> </w:t>
      </w:r>
      <w:r w:rsidR="00B97801">
        <w:t>[INTEGER]</w:t>
      </w:r>
      <w:r w:rsidR="00B97801" w:rsidRPr="002F37AC">
        <w:t xml:space="preserve"> </w:t>
      </w:r>
      <w:r w:rsidRPr="007A382A">
        <w:t>day of crop harvest</w:t>
      </w:r>
      <w:r w:rsidR="00B97801" w:rsidRPr="00B97801">
        <w:t xml:space="preserve"> </w:t>
      </w:r>
      <w:r w:rsidR="00B97801">
        <w:t>for crop #1</w:t>
      </w:r>
    </w:p>
    <w:p w14:paraId="6FC86833" w14:textId="7BCDC815" w:rsidR="002275BD" w:rsidRPr="007A382A" w:rsidRDefault="002275BD" w:rsidP="00DB384F">
      <w:pPr>
        <w:tabs>
          <w:tab w:val="right" w:pos="1620"/>
          <w:tab w:val="left" w:pos="2430"/>
        </w:tabs>
      </w:pPr>
      <w:r>
        <w:t>ham</w:t>
      </w:r>
      <w:r w:rsidR="00B97801" w:rsidRPr="00B97801">
        <w:t xml:space="preserve"> </w:t>
      </w:r>
      <w:r w:rsidR="00B97801">
        <w:t>[INTEGER]</w:t>
      </w:r>
      <w:r w:rsidR="00B97801" w:rsidRPr="002F37AC">
        <w:t xml:space="preserve"> </w:t>
      </w:r>
      <w:r w:rsidRPr="007A382A">
        <w:t>month of crop harvest</w:t>
      </w:r>
      <w:r w:rsidR="00B97801" w:rsidRPr="00B97801">
        <w:t xml:space="preserve"> </w:t>
      </w:r>
      <w:r w:rsidR="00B97801">
        <w:t>for crop #1</w:t>
      </w:r>
    </w:p>
    <w:p w14:paraId="76524FF5" w14:textId="5A20E465" w:rsidR="002275BD" w:rsidRDefault="002275BD" w:rsidP="00DB384F">
      <w:pPr>
        <w:tabs>
          <w:tab w:val="right" w:pos="1620"/>
          <w:tab w:val="left" w:pos="2430"/>
        </w:tabs>
      </w:pPr>
      <w:r>
        <w:t>hay</w:t>
      </w:r>
      <w:r w:rsidR="00B97801">
        <w:t xml:space="preserve"> [INTEGER]</w:t>
      </w:r>
      <w:r w:rsidR="00B97801" w:rsidRPr="002F37AC">
        <w:t xml:space="preserve"> </w:t>
      </w:r>
      <w:r w:rsidRPr="007A382A">
        <w:t>year of crop harvest</w:t>
      </w:r>
      <w:r w:rsidR="00B97801" w:rsidRPr="00B97801">
        <w:t xml:space="preserve"> </w:t>
      </w:r>
      <w:r w:rsidR="00B97801">
        <w:t>for crop #1</w:t>
      </w:r>
    </w:p>
    <w:p w14:paraId="28D24FD3" w14:textId="6CD53FDA" w:rsidR="00021429" w:rsidRDefault="00021429" w:rsidP="00021429">
      <w:r>
        <w:t>max_root_depth [REAL] maximum depth of root for crop #1</w:t>
      </w:r>
      <w:r w:rsidR="008B5487">
        <w:t xml:space="preserve">, </w:t>
      </w:r>
      <w:r w:rsidR="00610700">
        <w:t>(</w:t>
      </w:r>
      <w:r w:rsidR="008B5487">
        <w:t>cm</w:t>
      </w:r>
      <w:r w:rsidR="00610700">
        <w:t>)</w:t>
      </w:r>
    </w:p>
    <w:p w14:paraId="222364A7" w14:textId="6BD5CF0D" w:rsidR="00021429" w:rsidRDefault="00021429" w:rsidP="00021429">
      <w:r>
        <w:t>max_canopy_cover [REAL]</w:t>
      </w:r>
      <w:r w:rsidRPr="00021429">
        <w:t xml:space="preserve"> </w:t>
      </w:r>
      <w:r>
        <w:t>maximum areal canopy coverage of crop #1</w:t>
      </w:r>
      <w:r w:rsidR="008B5487">
        <w:t xml:space="preserve">, </w:t>
      </w:r>
      <w:r w:rsidR="00610700">
        <w:t>(</w:t>
      </w:r>
      <w:r w:rsidR="008B5487">
        <w:t>percent</w:t>
      </w:r>
      <w:r w:rsidR="00610700">
        <w:t>)</w:t>
      </w:r>
    </w:p>
    <w:p w14:paraId="52469C41" w14:textId="36D8102E" w:rsidR="00021429" w:rsidRDefault="00021429" w:rsidP="00021429">
      <w:r>
        <w:t>max_canopy_holdup [REAL] maximum canopy water-holding capacity for crop #1</w:t>
      </w:r>
      <w:r w:rsidR="008B5487">
        <w:t xml:space="preserve">, </w:t>
      </w:r>
      <w:r w:rsidR="00610700">
        <w:t>(</w:t>
      </w:r>
      <w:r w:rsidR="008B5487">
        <w:t>cm</w:t>
      </w:r>
      <w:r w:rsidR="00610700">
        <w:t>)</w:t>
      </w:r>
    </w:p>
    <w:p w14:paraId="6C20E7C8" w14:textId="2470D5EE" w:rsidR="009668EE" w:rsidRDefault="009668EE" w:rsidP="00DB384F">
      <w:pPr>
        <w:tabs>
          <w:tab w:val="right" w:pos="1620"/>
          <w:tab w:val="left" w:pos="2430"/>
        </w:tabs>
      </w:pPr>
      <w:r>
        <w:t>foliar_disposition</w:t>
      </w:r>
      <w:r w:rsidR="00B97801">
        <w:t xml:space="preserve"> </w:t>
      </w:r>
      <w:r>
        <w:tab/>
      </w:r>
      <w:r w:rsidR="00B97801">
        <w:t xml:space="preserve">[INTEGER] </w:t>
      </w:r>
      <w:r w:rsidRPr="00311B04">
        <w:t xml:space="preserve">condition for disposition of foliar pesticide after harvest. </w:t>
      </w:r>
    </w:p>
    <w:p w14:paraId="43CD12AB" w14:textId="710D64CB" w:rsidR="009668EE" w:rsidRDefault="009668EE" w:rsidP="00B97801">
      <w:r>
        <w:tab/>
      </w:r>
      <w:r w:rsidRPr="00311B04">
        <w:t>1 = surface</w:t>
      </w:r>
      <w:r>
        <w:t xml:space="preserve"> </w:t>
      </w:r>
      <w:r w:rsidRPr="00311B04">
        <w:t xml:space="preserve">applied, </w:t>
      </w:r>
    </w:p>
    <w:p w14:paraId="6F6D8510" w14:textId="29E0C0B3" w:rsidR="009668EE" w:rsidRDefault="009668EE" w:rsidP="00B97801">
      <w:r>
        <w:tab/>
      </w:r>
      <w:r w:rsidRPr="00311B04">
        <w:t>2 = complete remov</w:t>
      </w:r>
      <w:r>
        <w:t>al,</w:t>
      </w:r>
    </w:p>
    <w:p w14:paraId="64F1CA10" w14:textId="2E4D5DBB" w:rsidR="009668EE" w:rsidRPr="00311B04" w:rsidRDefault="009668EE" w:rsidP="00B97801">
      <w:r>
        <w:tab/>
        <w:t xml:space="preserve">3 = left alone. Required if </w:t>
      </w:r>
      <w:r w:rsidRPr="00311B04">
        <w:t>CAM=2.</w:t>
      </w:r>
    </w:p>
    <w:p w14:paraId="72CD6AB9" w14:textId="73978090" w:rsidR="00B97801" w:rsidRDefault="00B97801" w:rsidP="00DB384F">
      <w:pPr>
        <w:tabs>
          <w:tab w:val="right" w:pos="1620"/>
          <w:tab w:val="left" w:pos="2430"/>
        </w:tabs>
      </w:pPr>
      <w:r>
        <w:t>crop_periodicity [INTEGER] the number of years until the start of the next crop cycle</w:t>
      </w:r>
      <w:r w:rsidR="00021429" w:rsidRPr="00B97801">
        <w:t xml:space="preserve"> </w:t>
      </w:r>
      <w:r w:rsidR="00021429">
        <w:t>for crop #1</w:t>
      </w:r>
    </w:p>
    <w:p w14:paraId="255A2B85" w14:textId="162C04EF" w:rsidR="009668EE" w:rsidRDefault="00B97801" w:rsidP="00DB384F">
      <w:pPr>
        <w:tabs>
          <w:tab w:val="right" w:pos="1620"/>
          <w:tab w:val="left" w:pos="2430"/>
        </w:tabs>
      </w:pPr>
      <w:r>
        <w:t>crop_lag [INTEGER] the number of years after simulation start until the first crop cycle</w:t>
      </w:r>
      <w:r w:rsidR="00021429" w:rsidRPr="00B97801">
        <w:t xml:space="preserve"> </w:t>
      </w:r>
      <w:r w:rsidR="00021429">
        <w:t>for crop #1</w:t>
      </w:r>
    </w:p>
    <w:p w14:paraId="4A060B71" w14:textId="77777777" w:rsidR="009668EE" w:rsidRDefault="009668EE" w:rsidP="00DB384F">
      <w:pPr>
        <w:tabs>
          <w:tab w:val="right" w:pos="1620"/>
          <w:tab w:val="left" w:pos="2430"/>
        </w:tabs>
      </w:pPr>
    </w:p>
    <w:p w14:paraId="3FE13929" w14:textId="77777777" w:rsidR="00850BA9" w:rsidRDefault="000845D0" w:rsidP="00DB384F">
      <w:pPr>
        <w:tabs>
          <w:tab w:val="right" w:pos="1620"/>
          <w:tab w:val="left" w:pos="2430"/>
        </w:tabs>
      </w:pPr>
      <w:r w:rsidRPr="00850BA9">
        <w:rPr>
          <w:b/>
          <w:bCs/>
        </w:rPr>
        <w:t xml:space="preserve">Line </w:t>
      </w:r>
      <w:r w:rsidR="002C0473" w:rsidRPr="00850BA9">
        <w:rPr>
          <w:b/>
          <w:bCs/>
        </w:rPr>
        <w:t>33</w:t>
      </w:r>
      <w:r w:rsidR="002C0473" w:rsidRPr="002C0473">
        <w:t xml:space="preserve"> </w:t>
      </w:r>
    </w:p>
    <w:p w14:paraId="34033B9F" w14:textId="6BBCAA61" w:rsidR="002C0473" w:rsidRDefault="002C0473" w:rsidP="00DB384F">
      <w:pPr>
        <w:tabs>
          <w:tab w:val="right" w:pos="1620"/>
          <w:tab w:val="left" w:pos="2430"/>
        </w:tabs>
      </w:pPr>
      <w:r>
        <w:t>crop #</w:t>
      </w:r>
      <w:r w:rsidR="00D556E6">
        <w:t>2</w:t>
      </w:r>
      <w:r>
        <w:t xml:space="preserve"> </w:t>
      </w:r>
      <w:r w:rsidR="00D556E6">
        <w:t>format same as above, or dummy if not used</w:t>
      </w:r>
    </w:p>
    <w:p w14:paraId="35A02825" w14:textId="77777777" w:rsidR="00850BA9" w:rsidRDefault="000845D0" w:rsidP="00DB384F">
      <w:pPr>
        <w:tabs>
          <w:tab w:val="right" w:pos="1620"/>
          <w:tab w:val="left" w:pos="2430"/>
        </w:tabs>
      </w:pPr>
      <w:r w:rsidRPr="00850BA9">
        <w:rPr>
          <w:b/>
          <w:bCs/>
        </w:rPr>
        <w:t xml:space="preserve">Line </w:t>
      </w:r>
      <w:r w:rsidR="002C0473" w:rsidRPr="00850BA9">
        <w:rPr>
          <w:b/>
          <w:bCs/>
        </w:rPr>
        <w:t>34</w:t>
      </w:r>
      <w:bookmarkStart w:id="55" w:name="_Hlk139521541"/>
      <w:r w:rsidR="002C0473" w:rsidRPr="002C0473">
        <w:t xml:space="preserve"> </w:t>
      </w:r>
    </w:p>
    <w:p w14:paraId="077EC429" w14:textId="3E5A9F5A" w:rsidR="002C0473" w:rsidRDefault="002C0473" w:rsidP="00DB384F">
      <w:pPr>
        <w:tabs>
          <w:tab w:val="right" w:pos="1620"/>
          <w:tab w:val="left" w:pos="2430"/>
        </w:tabs>
      </w:pPr>
      <w:r>
        <w:t>crop #</w:t>
      </w:r>
      <w:r w:rsidR="00D556E6">
        <w:t>3</w:t>
      </w:r>
      <w:r>
        <w:t xml:space="preserve"> </w:t>
      </w:r>
      <w:bookmarkEnd w:id="55"/>
      <w:r w:rsidR="00D556E6">
        <w:t>format same as above, or dummy if not used</w:t>
      </w:r>
    </w:p>
    <w:p w14:paraId="5D3C671E" w14:textId="77777777" w:rsidR="00850BA9" w:rsidRDefault="000845D0" w:rsidP="00DB384F">
      <w:pPr>
        <w:tabs>
          <w:tab w:val="right" w:pos="1620"/>
          <w:tab w:val="left" w:pos="2430"/>
        </w:tabs>
      </w:pPr>
      <w:r w:rsidRPr="00850BA9">
        <w:rPr>
          <w:b/>
          <w:bCs/>
        </w:rPr>
        <w:t xml:space="preserve">Line </w:t>
      </w:r>
      <w:r w:rsidR="002C0473" w:rsidRPr="00850BA9">
        <w:rPr>
          <w:b/>
          <w:bCs/>
        </w:rPr>
        <w:t>35</w:t>
      </w:r>
      <w:r w:rsidR="002C0473" w:rsidRPr="002C0473">
        <w:t xml:space="preserve"> </w:t>
      </w:r>
    </w:p>
    <w:p w14:paraId="5DD12FC5" w14:textId="5C30F539" w:rsidR="002C0473" w:rsidRDefault="002C0473" w:rsidP="00DB384F">
      <w:pPr>
        <w:tabs>
          <w:tab w:val="right" w:pos="1620"/>
          <w:tab w:val="left" w:pos="2430"/>
        </w:tabs>
      </w:pPr>
      <w:r>
        <w:t>crop #</w:t>
      </w:r>
      <w:r w:rsidR="00D556E6">
        <w:t>4</w:t>
      </w:r>
      <w:r w:rsidRPr="002C0473">
        <w:t xml:space="preserve"> </w:t>
      </w:r>
      <w:r w:rsidR="00D556E6">
        <w:t>format same as above, or dummy if not used</w:t>
      </w:r>
    </w:p>
    <w:p w14:paraId="2C735380" w14:textId="77777777" w:rsidR="00850BA9" w:rsidRDefault="000845D0" w:rsidP="00DB384F">
      <w:pPr>
        <w:tabs>
          <w:tab w:val="right" w:pos="1620"/>
          <w:tab w:val="left" w:pos="2430"/>
        </w:tabs>
      </w:pPr>
      <w:r w:rsidRPr="00850BA9">
        <w:rPr>
          <w:b/>
          <w:bCs/>
        </w:rPr>
        <w:t xml:space="preserve">Line </w:t>
      </w:r>
      <w:r w:rsidR="002C0473" w:rsidRPr="00850BA9">
        <w:rPr>
          <w:b/>
          <w:bCs/>
        </w:rPr>
        <w:t>36</w:t>
      </w:r>
      <w:r w:rsidR="002C0473" w:rsidRPr="002C0473">
        <w:t xml:space="preserve"> </w:t>
      </w:r>
    </w:p>
    <w:p w14:paraId="56B97A36" w14:textId="714CDAD0" w:rsidR="002C0473" w:rsidRDefault="002C0473" w:rsidP="00DB384F">
      <w:pPr>
        <w:tabs>
          <w:tab w:val="right" w:pos="1620"/>
          <w:tab w:val="left" w:pos="2430"/>
        </w:tabs>
      </w:pPr>
      <w:r>
        <w:t>crop #</w:t>
      </w:r>
      <w:r w:rsidR="00D556E6">
        <w:t>5</w:t>
      </w:r>
      <w:r w:rsidRPr="002C0473">
        <w:t xml:space="preserve"> </w:t>
      </w:r>
      <w:r w:rsidR="00D556E6">
        <w:t>format same as above, or dummy if not used</w:t>
      </w:r>
    </w:p>
    <w:p w14:paraId="2E35F47D" w14:textId="77777777" w:rsidR="00850BA9" w:rsidRDefault="000845D0" w:rsidP="00DB384F">
      <w:pPr>
        <w:tabs>
          <w:tab w:val="right" w:pos="1620"/>
          <w:tab w:val="left" w:pos="2430"/>
        </w:tabs>
      </w:pPr>
      <w:r w:rsidRPr="00850BA9">
        <w:rPr>
          <w:b/>
          <w:bCs/>
        </w:rPr>
        <w:t xml:space="preserve">Line </w:t>
      </w:r>
      <w:r w:rsidR="002C0473" w:rsidRPr="00850BA9">
        <w:rPr>
          <w:b/>
          <w:bCs/>
        </w:rPr>
        <w:t>37</w:t>
      </w:r>
      <w:r w:rsidR="002C0473" w:rsidRPr="002C0473">
        <w:t xml:space="preserve"> </w:t>
      </w:r>
    </w:p>
    <w:p w14:paraId="186B572B" w14:textId="5F572BBE" w:rsidR="002C0473" w:rsidRDefault="002C0473" w:rsidP="00DB384F">
      <w:pPr>
        <w:tabs>
          <w:tab w:val="right" w:pos="1620"/>
          <w:tab w:val="left" w:pos="2430"/>
        </w:tabs>
      </w:pPr>
      <w:r>
        <w:t>crop #</w:t>
      </w:r>
      <w:r w:rsidR="00D556E6">
        <w:t>6</w:t>
      </w:r>
      <w:r w:rsidRPr="002C0473">
        <w:t xml:space="preserve"> </w:t>
      </w:r>
      <w:r w:rsidR="00D556E6">
        <w:t>format same as above, or dummy if not used</w:t>
      </w:r>
    </w:p>
    <w:p w14:paraId="4A431691" w14:textId="77777777" w:rsidR="00850BA9" w:rsidRDefault="000845D0" w:rsidP="00DB384F">
      <w:pPr>
        <w:tabs>
          <w:tab w:val="right" w:pos="1620"/>
          <w:tab w:val="left" w:pos="2430"/>
        </w:tabs>
      </w:pPr>
      <w:r w:rsidRPr="00850BA9">
        <w:rPr>
          <w:b/>
          <w:bCs/>
        </w:rPr>
        <w:t xml:space="preserve">Line </w:t>
      </w:r>
      <w:r w:rsidR="002C0473" w:rsidRPr="00850BA9">
        <w:rPr>
          <w:b/>
          <w:bCs/>
        </w:rPr>
        <w:t>38</w:t>
      </w:r>
      <w:r w:rsidR="002C0473" w:rsidRPr="002C0473">
        <w:t xml:space="preserve"> </w:t>
      </w:r>
    </w:p>
    <w:p w14:paraId="35F2C289" w14:textId="66F1186E" w:rsidR="002C0473" w:rsidRDefault="002C0473" w:rsidP="00DB384F">
      <w:pPr>
        <w:tabs>
          <w:tab w:val="right" w:pos="1620"/>
          <w:tab w:val="left" w:pos="2430"/>
        </w:tabs>
      </w:pPr>
      <w:r>
        <w:lastRenderedPageBreak/>
        <w:t>crop #</w:t>
      </w:r>
      <w:r w:rsidR="00D556E6">
        <w:t>7</w:t>
      </w:r>
      <w:r w:rsidRPr="002C0473">
        <w:t xml:space="preserve"> </w:t>
      </w:r>
      <w:r w:rsidR="00D556E6">
        <w:t>format same as above, or dummy if not used</w:t>
      </w:r>
    </w:p>
    <w:p w14:paraId="76711C80" w14:textId="77777777" w:rsidR="000845D0" w:rsidRDefault="000845D0" w:rsidP="00DB384F">
      <w:pPr>
        <w:tabs>
          <w:tab w:val="right" w:pos="1620"/>
          <w:tab w:val="left" w:pos="2430"/>
        </w:tabs>
      </w:pPr>
    </w:p>
    <w:p w14:paraId="0D8424C4" w14:textId="4F578601" w:rsidR="002C0473" w:rsidRPr="00850BA9" w:rsidRDefault="000845D0" w:rsidP="00DB384F">
      <w:pPr>
        <w:tabs>
          <w:tab w:val="right" w:pos="1620"/>
          <w:tab w:val="left" w:pos="2430"/>
        </w:tabs>
        <w:rPr>
          <w:b/>
          <w:bCs/>
        </w:rPr>
      </w:pPr>
      <w:r w:rsidRPr="00850BA9">
        <w:rPr>
          <w:b/>
          <w:bCs/>
        </w:rPr>
        <w:t xml:space="preserve">Line </w:t>
      </w:r>
      <w:r w:rsidR="002C0473" w:rsidRPr="00850BA9">
        <w:rPr>
          <w:b/>
          <w:bCs/>
        </w:rPr>
        <w:t>39</w:t>
      </w:r>
      <w:r w:rsidR="00850BA9" w:rsidRPr="00850BA9">
        <w:rPr>
          <w:b/>
          <w:bCs/>
        </w:rPr>
        <w:t>-40</w:t>
      </w:r>
      <w:r w:rsidR="00DB7727" w:rsidRPr="00850BA9">
        <w:rPr>
          <w:b/>
          <w:bCs/>
        </w:rPr>
        <w:t xml:space="preserve"> </w:t>
      </w:r>
    </w:p>
    <w:p w14:paraId="1226D33C" w14:textId="2DA3E7C7" w:rsidR="00DB7727" w:rsidRDefault="000845D0" w:rsidP="00DB384F">
      <w:pPr>
        <w:tabs>
          <w:tab w:val="right" w:pos="1620"/>
          <w:tab w:val="left" w:pos="2430"/>
        </w:tabs>
      </w:pPr>
      <w:r>
        <w:t>unused</w:t>
      </w:r>
    </w:p>
    <w:p w14:paraId="20080A12" w14:textId="77777777" w:rsidR="000845D0" w:rsidRDefault="000845D0" w:rsidP="00DB384F">
      <w:pPr>
        <w:tabs>
          <w:tab w:val="right" w:pos="1620"/>
          <w:tab w:val="left" w:pos="2430"/>
        </w:tabs>
      </w:pPr>
    </w:p>
    <w:p w14:paraId="2E3B07A9" w14:textId="77777777" w:rsidR="000845D0" w:rsidRPr="00850BA9" w:rsidRDefault="000845D0" w:rsidP="00DB384F">
      <w:pPr>
        <w:tabs>
          <w:tab w:val="right" w:pos="1620"/>
          <w:tab w:val="left" w:pos="2430"/>
        </w:tabs>
        <w:rPr>
          <w:b/>
          <w:bCs/>
        </w:rPr>
      </w:pPr>
      <w:r w:rsidRPr="00850BA9">
        <w:rPr>
          <w:b/>
          <w:bCs/>
        </w:rPr>
        <w:t xml:space="preserve">Line </w:t>
      </w:r>
      <w:r w:rsidR="00DB7727" w:rsidRPr="00850BA9">
        <w:rPr>
          <w:b/>
          <w:bCs/>
        </w:rPr>
        <w:t xml:space="preserve">41 </w:t>
      </w:r>
    </w:p>
    <w:p w14:paraId="05CA2DFB" w14:textId="32328666" w:rsidR="000845D0" w:rsidRDefault="00DB384F" w:rsidP="00DB384F">
      <w:pPr>
        <w:tabs>
          <w:tab w:val="right" w:pos="1620"/>
          <w:tab w:val="left" w:pos="2430"/>
        </w:tabs>
      </w:pPr>
      <w:r w:rsidRPr="006950CD">
        <w:t>PFAC</w:t>
      </w:r>
      <w:r w:rsidR="000845D0">
        <w:t xml:space="preserve"> [REAL] </w:t>
      </w:r>
      <w:r>
        <w:t xml:space="preserve">factor may be used to reduce or increase evapotranspiration, normally is 1 </w:t>
      </w:r>
    </w:p>
    <w:p w14:paraId="0143186E" w14:textId="77777777" w:rsidR="000845D0" w:rsidRDefault="000845D0" w:rsidP="00DB384F">
      <w:pPr>
        <w:tabs>
          <w:tab w:val="right" w:pos="1620"/>
          <w:tab w:val="left" w:pos="2430"/>
        </w:tabs>
      </w:pPr>
      <w:r>
        <w:t>Dummy [TEXT]</w:t>
      </w:r>
    </w:p>
    <w:p w14:paraId="17B0FF8B" w14:textId="3FE4BCD8" w:rsidR="00DB384F" w:rsidRDefault="00DB384F" w:rsidP="00DB384F">
      <w:pPr>
        <w:tabs>
          <w:tab w:val="right" w:pos="1620"/>
          <w:tab w:val="left" w:pos="2430"/>
        </w:tabs>
      </w:pPr>
      <w:r>
        <w:tab/>
        <w:t>min_evap_depth</w:t>
      </w:r>
      <w:r w:rsidR="000845D0">
        <w:t xml:space="preserve"> [REAL] d</w:t>
      </w:r>
      <w:r>
        <w:t xml:space="preserve">epth </w:t>
      </w:r>
      <w:r w:rsidR="004D2F9F">
        <w:t xml:space="preserve">(cm) </w:t>
      </w:r>
      <w:r>
        <w:t>into soil that evaporation act upon with no crop present.</w:t>
      </w:r>
    </w:p>
    <w:p w14:paraId="660765A6" w14:textId="77777777" w:rsidR="00DB384F" w:rsidRDefault="00DB384F" w:rsidP="00DB384F">
      <w:pPr>
        <w:tabs>
          <w:tab w:val="right" w:pos="1620"/>
          <w:tab w:val="left" w:pos="2430"/>
        </w:tabs>
      </w:pPr>
    </w:p>
    <w:p w14:paraId="1E7DBFAE" w14:textId="77777777" w:rsidR="000845D0" w:rsidRPr="00850BA9" w:rsidRDefault="000845D0" w:rsidP="00DB384F">
      <w:pPr>
        <w:tabs>
          <w:tab w:val="right" w:pos="1620"/>
          <w:tab w:val="left" w:pos="2430"/>
        </w:tabs>
        <w:rPr>
          <w:b/>
          <w:bCs/>
        </w:rPr>
      </w:pPr>
      <w:r w:rsidRPr="00850BA9">
        <w:rPr>
          <w:b/>
          <w:bCs/>
        </w:rPr>
        <w:t xml:space="preserve">Line </w:t>
      </w:r>
      <w:r w:rsidR="0099663E" w:rsidRPr="00850BA9">
        <w:rPr>
          <w:b/>
          <w:bCs/>
        </w:rPr>
        <w:t>42</w:t>
      </w:r>
      <w:r w:rsidR="00FE0749" w:rsidRPr="00850BA9">
        <w:rPr>
          <w:b/>
          <w:bCs/>
        </w:rPr>
        <w:t xml:space="preserve"> </w:t>
      </w:r>
    </w:p>
    <w:p w14:paraId="550E60A2" w14:textId="2996F80E" w:rsidR="0099663E" w:rsidRDefault="000845D0" w:rsidP="00DB384F">
      <w:pPr>
        <w:tabs>
          <w:tab w:val="right" w:pos="1620"/>
          <w:tab w:val="left" w:pos="2430"/>
        </w:tabs>
      </w:pPr>
      <w:r>
        <w:t xml:space="preserve">Unused, may </w:t>
      </w:r>
      <w:r w:rsidR="00F80A4B">
        <w:t>contain helpful information like</w:t>
      </w:r>
      <w:r>
        <w:t xml:space="preserve"> “</w:t>
      </w:r>
      <w:r w:rsidR="00FE0749" w:rsidRPr="00FE0749">
        <w:t>*** irrigation information start ***</w:t>
      </w:r>
      <w:r>
        <w:t>”</w:t>
      </w:r>
    </w:p>
    <w:p w14:paraId="12F85AEA" w14:textId="77777777" w:rsidR="00F80A4B" w:rsidRDefault="00F80A4B" w:rsidP="00DB384F">
      <w:pPr>
        <w:tabs>
          <w:tab w:val="right" w:pos="1620"/>
          <w:tab w:val="left" w:pos="2430"/>
        </w:tabs>
      </w:pPr>
    </w:p>
    <w:p w14:paraId="3F3706DF" w14:textId="77777777" w:rsidR="00F80A4B" w:rsidRPr="00A42F92" w:rsidRDefault="00F80A4B" w:rsidP="00DB384F">
      <w:pPr>
        <w:tabs>
          <w:tab w:val="right" w:pos="1620"/>
          <w:tab w:val="left" w:pos="2430"/>
        </w:tabs>
        <w:rPr>
          <w:b/>
          <w:bCs/>
        </w:rPr>
      </w:pPr>
      <w:r w:rsidRPr="00A42F92">
        <w:rPr>
          <w:b/>
          <w:bCs/>
        </w:rPr>
        <w:t xml:space="preserve">Line </w:t>
      </w:r>
      <w:r w:rsidR="00FE0749" w:rsidRPr="00A42F92">
        <w:rPr>
          <w:b/>
          <w:bCs/>
        </w:rPr>
        <w:t xml:space="preserve">43 </w:t>
      </w:r>
    </w:p>
    <w:p w14:paraId="5B3CFD0E" w14:textId="7D7EF671" w:rsidR="00FE0749" w:rsidRDefault="00F80A4B" w:rsidP="00DB384F">
      <w:pPr>
        <w:tabs>
          <w:tab w:val="right" w:pos="1620"/>
          <w:tab w:val="left" w:pos="2430"/>
        </w:tabs>
      </w:pPr>
      <w:r>
        <w:t>i</w:t>
      </w:r>
      <w:r w:rsidR="00FE0749">
        <w:t>rtype</w:t>
      </w:r>
      <w:r>
        <w:t xml:space="preserve"> [INTEGER]</w:t>
      </w:r>
    </w:p>
    <w:p w14:paraId="06B623E2" w14:textId="6845B281" w:rsidR="00F80A4B" w:rsidRDefault="00F80A4B" w:rsidP="00F80A4B">
      <w:r>
        <w:tab/>
        <w:t>0</w:t>
      </w:r>
      <w:r w:rsidR="00020671">
        <w:t xml:space="preserve"> </w:t>
      </w:r>
      <w:r>
        <w:t>= none</w:t>
      </w:r>
    </w:p>
    <w:p w14:paraId="5B4034EE" w14:textId="1ED3FDE1" w:rsidR="00F80A4B" w:rsidRDefault="00F80A4B" w:rsidP="00F80A4B">
      <w:r>
        <w:tab/>
        <w:t>1 = over canopy irrigation</w:t>
      </w:r>
    </w:p>
    <w:p w14:paraId="3953F487" w14:textId="0FB27E03" w:rsidR="00F80A4B" w:rsidRDefault="00F80A4B" w:rsidP="00F80A4B">
      <w:r>
        <w:tab/>
        <w:t>2 = under canopy irrigation</w:t>
      </w:r>
    </w:p>
    <w:p w14:paraId="1DEED04C" w14:textId="77777777" w:rsidR="00F80A4B" w:rsidRDefault="00F80A4B" w:rsidP="004D2F9F"/>
    <w:p w14:paraId="5DA26A5F" w14:textId="77777777" w:rsidR="00F80A4B" w:rsidRPr="00A42F92" w:rsidRDefault="00F80A4B" w:rsidP="004D2F9F">
      <w:pPr>
        <w:rPr>
          <w:b/>
          <w:bCs/>
        </w:rPr>
      </w:pPr>
      <w:r w:rsidRPr="00A42F92">
        <w:rPr>
          <w:b/>
          <w:bCs/>
        </w:rPr>
        <w:t xml:space="preserve">Line </w:t>
      </w:r>
      <w:r w:rsidR="00FE0749" w:rsidRPr="00A42F92">
        <w:rPr>
          <w:b/>
          <w:bCs/>
        </w:rPr>
        <w:t xml:space="preserve">44 </w:t>
      </w:r>
    </w:p>
    <w:p w14:paraId="219C806F" w14:textId="040BE146" w:rsidR="00F80A4B" w:rsidRDefault="00FE0749" w:rsidP="004D2F9F">
      <w:r>
        <w:t>FLEACH</w:t>
      </w:r>
      <w:r w:rsidR="00F80A4B">
        <w:t xml:space="preserve"> [REAL] fractional addition of water beyond that which is </w:t>
      </w:r>
      <w:r w:rsidR="00800A6D">
        <w:t>required.</w:t>
      </w:r>
      <w:r w:rsidR="00F80A4B">
        <w:t xml:space="preserve"> </w:t>
      </w:r>
    </w:p>
    <w:p w14:paraId="5085E906" w14:textId="2D110D4B" w:rsidR="00F80A4B" w:rsidRDefault="00FE0749" w:rsidP="004D2F9F">
      <w:r>
        <w:t>PCDEPL</w:t>
      </w:r>
      <w:r w:rsidR="00F80A4B">
        <w:t xml:space="preserve"> [REAL] fraction of water capacity at which irrigation triggers</w:t>
      </w:r>
    </w:p>
    <w:p w14:paraId="0E66878C" w14:textId="1629E6F3" w:rsidR="00FE0749" w:rsidRDefault="00FE0749" w:rsidP="004D2F9F">
      <w:r>
        <w:t>max_irrig</w:t>
      </w:r>
      <w:r w:rsidR="00F80A4B">
        <w:t xml:space="preserve"> [REAL] maximum daily amount of irrigation water</w:t>
      </w:r>
      <w:r w:rsidR="004D2F9F">
        <w:t xml:space="preserve"> (cm)</w:t>
      </w:r>
    </w:p>
    <w:p w14:paraId="68E00987" w14:textId="6C785C72" w:rsidR="00F80A4B" w:rsidRDefault="006D710A" w:rsidP="004D2F9F">
      <w:r>
        <w:t xml:space="preserve">max_irrig_soildepth [REAL] maximum depth over which soil dryness </w:t>
      </w:r>
      <w:r w:rsidR="0050346C">
        <w:t>triggers</w:t>
      </w:r>
      <w:r>
        <w:t xml:space="preserve"> irrigation (cm)</w:t>
      </w:r>
    </w:p>
    <w:p w14:paraId="11EDB227" w14:textId="77777777" w:rsidR="0050346C" w:rsidRDefault="0050346C" w:rsidP="004D2F9F"/>
    <w:p w14:paraId="63822B14" w14:textId="77777777" w:rsidR="004D2F9F" w:rsidRPr="00A42F92" w:rsidRDefault="004D2F9F" w:rsidP="004D2F9F">
      <w:pPr>
        <w:rPr>
          <w:b/>
          <w:bCs/>
        </w:rPr>
      </w:pPr>
      <w:r w:rsidRPr="00A42F92">
        <w:rPr>
          <w:b/>
          <w:bCs/>
        </w:rPr>
        <w:t xml:space="preserve">Line </w:t>
      </w:r>
      <w:r w:rsidR="00FE0749" w:rsidRPr="00A42F92">
        <w:rPr>
          <w:b/>
          <w:bCs/>
        </w:rPr>
        <w:t xml:space="preserve">45 </w:t>
      </w:r>
    </w:p>
    <w:p w14:paraId="494B8F72" w14:textId="77777777" w:rsidR="004D2F9F" w:rsidRDefault="00FE0749" w:rsidP="004D2F9F">
      <w:r>
        <w:t>UserSpecifiesDepth</w:t>
      </w:r>
      <w:r w:rsidR="004D2F9F">
        <w:t xml:space="preserve"> [LOGICAL] </w:t>
      </w:r>
    </w:p>
    <w:p w14:paraId="38477851" w14:textId="44477D43" w:rsidR="004D2F9F" w:rsidRDefault="004D2F9F" w:rsidP="004D2F9F">
      <w:r>
        <w:tab/>
        <w:t xml:space="preserve">TRUE if user specifies the irrigation </w:t>
      </w:r>
      <w:r w:rsidR="00800A6D">
        <w:t>depth.</w:t>
      </w:r>
    </w:p>
    <w:p w14:paraId="58DFD179" w14:textId="5276A869" w:rsidR="004D2F9F" w:rsidRDefault="004D2F9F" w:rsidP="004D2F9F">
      <w:pPr>
        <w:ind w:firstLine="720"/>
      </w:pPr>
      <w:r>
        <w:t xml:space="preserve">FALSE if program uses root depth for irrigation </w:t>
      </w:r>
      <w:r w:rsidR="00800A6D">
        <w:t>requirement.</w:t>
      </w:r>
    </w:p>
    <w:p w14:paraId="6BF70CB1" w14:textId="1EF9E684" w:rsidR="00FE0749" w:rsidRDefault="00FE0749" w:rsidP="004D2F9F">
      <w:r>
        <w:t>user_irrig_depth</w:t>
      </w:r>
      <w:r w:rsidR="004D2F9F">
        <w:t xml:space="preserve"> [REAL] user specified depth (cm) if above is TRUE, otherwise a dummy </w:t>
      </w:r>
      <w:r w:rsidR="00800A6D">
        <w:t>placeholder.</w:t>
      </w:r>
    </w:p>
    <w:p w14:paraId="5A7FF6A1" w14:textId="77777777" w:rsidR="004D2F9F" w:rsidRDefault="004D2F9F" w:rsidP="004D2F9F"/>
    <w:p w14:paraId="779570B1" w14:textId="77777777" w:rsidR="00A42F92" w:rsidRDefault="004D2F9F" w:rsidP="004D2F9F">
      <w:r w:rsidRPr="00A42F92">
        <w:rPr>
          <w:b/>
          <w:bCs/>
        </w:rPr>
        <w:t xml:space="preserve">Line </w:t>
      </w:r>
      <w:r w:rsidR="00FE0749" w:rsidRPr="00A42F92">
        <w:rPr>
          <w:b/>
          <w:bCs/>
        </w:rPr>
        <w:t>46</w:t>
      </w:r>
      <w:r w:rsidRPr="00A42F92">
        <w:rPr>
          <w:b/>
          <w:bCs/>
        </w:rPr>
        <w:t>-48</w:t>
      </w:r>
      <w:r w:rsidR="00393029">
        <w:t xml:space="preserve"> </w:t>
      </w:r>
    </w:p>
    <w:p w14:paraId="32C80C67" w14:textId="2C5C9A3A" w:rsidR="004D2F9F" w:rsidRDefault="00393029" w:rsidP="004D2F9F">
      <w:r>
        <w:t>u</w:t>
      </w:r>
      <w:r w:rsidR="004D2F9F">
        <w:t>nused</w:t>
      </w:r>
      <w:r>
        <w:t xml:space="preserve"> lines</w:t>
      </w:r>
    </w:p>
    <w:p w14:paraId="72CB0968" w14:textId="77777777" w:rsidR="004D2F9F" w:rsidRDefault="004D2F9F" w:rsidP="0009085B"/>
    <w:p w14:paraId="481517E9" w14:textId="77777777" w:rsidR="004D2F9F" w:rsidRPr="00A42F92" w:rsidRDefault="004D2F9F" w:rsidP="0009085B">
      <w:pPr>
        <w:rPr>
          <w:b/>
          <w:bCs/>
        </w:rPr>
      </w:pPr>
      <w:r w:rsidRPr="00A42F92">
        <w:rPr>
          <w:b/>
          <w:bCs/>
        </w:rPr>
        <w:t xml:space="preserve">Line </w:t>
      </w:r>
      <w:r w:rsidR="00FE0749" w:rsidRPr="00A42F92">
        <w:rPr>
          <w:b/>
          <w:bCs/>
        </w:rPr>
        <w:t>49</w:t>
      </w:r>
      <w:r w:rsidR="003F2B82" w:rsidRPr="00A42F92">
        <w:rPr>
          <w:b/>
          <w:bCs/>
        </w:rPr>
        <w:t xml:space="preserve"> </w:t>
      </w:r>
    </w:p>
    <w:p w14:paraId="09899714" w14:textId="2F632259" w:rsidR="004D2F9F" w:rsidRDefault="003F2B82" w:rsidP="0009085B">
      <w:r>
        <w:t>USLEK</w:t>
      </w:r>
      <w:r w:rsidR="004D2F9F">
        <w:t xml:space="preserve"> [REAL] USLE K factor</w:t>
      </w:r>
    </w:p>
    <w:p w14:paraId="50F3A54C" w14:textId="1430966E" w:rsidR="004D2F9F" w:rsidRDefault="003F2B82" w:rsidP="0009085B">
      <w:r>
        <w:t>USLELS</w:t>
      </w:r>
      <w:r w:rsidR="004D2F9F">
        <w:t xml:space="preserve"> [REAL] USLE LS factor</w:t>
      </w:r>
    </w:p>
    <w:p w14:paraId="52E08933" w14:textId="6B2E2386" w:rsidR="00FE0749" w:rsidRDefault="003F2B82" w:rsidP="0009085B">
      <w:r>
        <w:t>USLEP</w:t>
      </w:r>
      <w:r w:rsidR="004D2F9F">
        <w:t xml:space="preserve"> [REAL] USLE P factor</w:t>
      </w:r>
    </w:p>
    <w:p w14:paraId="16EF8543" w14:textId="77777777" w:rsidR="004D2F9F" w:rsidRDefault="004D2F9F" w:rsidP="0009085B"/>
    <w:p w14:paraId="6AC92335" w14:textId="77777777" w:rsidR="004D2F9F" w:rsidRPr="00A42F92" w:rsidRDefault="004D2F9F" w:rsidP="0009085B">
      <w:pPr>
        <w:rPr>
          <w:b/>
          <w:bCs/>
        </w:rPr>
      </w:pPr>
      <w:r w:rsidRPr="00A42F92">
        <w:rPr>
          <w:b/>
          <w:bCs/>
        </w:rPr>
        <w:t xml:space="preserve">Line </w:t>
      </w:r>
      <w:r w:rsidR="003F2B82" w:rsidRPr="00A42F92">
        <w:rPr>
          <w:b/>
          <w:bCs/>
        </w:rPr>
        <w:t>50</w:t>
      </w:r>
    </w:p>
    <w:p w14:paraId="65860D4E" w14:textId="2F829D64" w:rsidR="004D2F9F" w:rsidRDefault="003F2B82" w:rsidP="0009085B">
      <w:r>
        <w:t>IREG</w:t>
      </w:r>
      <w:r w:rsidR="004D2F9F">
        <w:t xml:space="preserve"> [INTEGER] Rainfall distribution </w:t>
      </w:r>
      <w:r w:rsidR="0048640F">
        <w:t>map region</w:t>
      </w:r>
    </w:p>
    <w:p w14:paraId="008C7F32" w14:textId="00F12276" w:rsidR="00020671" w:rsidRDefault="00020671" w:rsidP="00020671">
      <w:pPr>
        <w:ind w:firstLine="720"/>
      </w:pPr>
      <w:r>
        <w:t>IREG = 1 is Type 1</w:t>
      </w:r>
    </w:p>
    <w:p w14:paraId="4D2265C8" w14:textId="3EF610D9" w:rsidR="00020671" w:rsidRDefault="00020671" w:rsidP="00020671">
      <w:pPr>
        <w:ind w:firstLine="720"/>
      </w:pPr>
      <w:r>
        <w:t>IREG = 2 is Type 1A</w:t>
      </w:r>
    </w:p>
    <w:p w14:paraId="60D04EDE" w14:textId="46978C81" w:rsidR="00020671" w:rsidRDefault="00020671" w:rsidP="00020671">
      <w:pPr>
        <w:ind w:firstLine="720"/>
      </w:pPr>
      <w:r>
        <w:t>IREG = 3 is Type 2</w:t>
      </w:r>
    </w:p>
    <w:p w14:paraId="6F09AA39" w14:textId="49AE80FF" w:rsidR="00020671" w:rsidRDefault="00020671" w:rsidP="00020671">
      <w:pPr>
        <w:ind w:firstLine="720"/>
      </w:pPr>
      <w:r>
        <w:t>IREG = 4 is Type 3</w:t>
      </w:r>
    </w:p>
    <w:p w14:paraId="1735AAE9" w14:textId="77777777" w:rsidR="00020671" w:rsidRDefault="00020671" w:rsidP="0009085B"/>
    <w:p w14:paraId="2D6BF458" w14:textId="7299933D" w:rsidR="003F2B82" w:rsidRDefault="003F2B82" w:rsidP="0009085B">
      <w:r>
        <w:t>SLP</w:t>
      </w:r>
      <w:r w:rsidR="00020671">
        <w:t xml:space="preserve"> </w:t>
      </w:r>
      <w:r w:rsidR="00393029">
        <w:t xml:space="preserve">[REAL] </w:t>
      </w:r>
      <w:r w:rsidR="00020671">
        <w:t>slope of hydraulic flow path (%)</w:t>
      </w:r>
    </w:p>
    <w:p w14:paraId="606FE4CC" w14:textId="77777777" w:rsidR="00020671" w:rsidRDefault="00020671" w:rsidP="0009085B"/>
    <w:p w14:paraId="09C39596" w14:textId="77777777" w:rsidR="00393029" w:rsidRPr="00A42F92" w:rsidRDefault="00393029" w:rsidP="0009085B">
      <w:pPr>
        <w:rPr>
          <w:b/>
          <w:bCs/>
        </w:rPr>
      </w:pPr>
      <w:r w:rsidRPr="00A42F92">
        <w:rPr>
          <w:b/>
          <w:bCs/>
        </w:rPr>
        <w:lastRenderedPageBreak/>
        <w:t xml:space="preserve">Line </w:t>
      </w:r>
      <w:r w:rsidR="003F2B82" w:rsidRPr="00A42F92">
        <w:rPr>
          <w:b/>
          <w:bCs/>
        </w:rPr>
        <w:t xml:space="preserve">51 </w:t>
      </w:r>
    </w:p>
    <w:p w14:paraId="2CE3FB77" w14:textId="6CB2285E" w:rsidR="003F2B82" w:rsidRDefault="00393029" w:rsidP="0009085B">
      <w:r>
        <w:t>unused, may contain helpful info like “</w:t>
      </w:r>
      <w:r w:rsidR="003F2B82" w:rsidRPr="003F2B82">
        <w:t>*** Horizon Info *******</w:t>
      </w:r>
      <w:r>
        <w:t>”</w:t>
      </w:r>
    </w:p>
    <w:p w14:paraId="6D51AE12" w14:textId="77777777" w:rsidR="00393029" w:rsidRDefault="00393029" w:rsidP="0009085B"/>
    <w:p w14:paraId="520A5515" w14:textId="77777777" w:rsidR="00393029" w:rsidRPr="00A42F92" w:rsidRDefault="00393029" w:rsidP="0009085B">
      <w:pPr>
        <w:rPr>
          <w:b/>
          <w:bCs/>
        </w:rPr>
      </w:pPr>
      <w:r w:rsidRPr="00A42F92">
        <w:rPr>
          <w:b/>
          <w:bCs/>
        </w:rPr>
        <w:t xml:space="preserve">Line </w:t>
      </w:r>
      <w:r w:rsidR="0009085B" w:rsidRPr="00A42F92">
        <w:rPr>
          <w:b/>
          <w:bCs/>
        </w:rPr>
        <w:t xml:space="preserve">52 </w:t>
      </w:r>
    </w:p>
    <w:p w14:paraId="0C1BBC12" w14:textId="4016832F" w:rsidR="0009085B" w:rsidRDefault="0009085B" w:rsidP="0009085B">
      <w:r>
        <w:t>NHORIZ</w:t>
      </w:r>
      <w:r w:rsidR="00393029">
        <w:t xml:space="preserve"> [INTEGER] number of soil layers</w:t>
      </w:r>
    </w:p>
    <w:p w14:paraId="4FA4CE0C" w14:textId="77777777" w:rsidR="00F47D08" w:rsidRDefault="00F47D08" w:rsidP="0009085B"/>
    <w:p w14:paraId="762CC4E8" w14:textId="77777777" w:rsidR="00F47D08" w:rsidRPr="00A42F92" w:rsidRDefault="00F47D08" w:rsidP="0009085B">
      <w:pPr>
        <w:rPr>
          <w:b/>
          <w:bCs/>
        </w:rPr>
      </w:pPr>
      <w:r w:rsidRPr="00A42F92">
        <w:rPr>
          <w:b/>
          <w:bCs/>
        </w:rPr>
        <w:t xml:space="preserve">Line </w:t>
      </w:r>
      <w:r w:rsidR="0009085B" w:rsidRPr="00A42F92">
        <w:rPr>
          <w:b/>
          <w:bCs/>
        </w:rPr>
        <w:t xml:space="preserve">53 </w:t>
      </w:r>
    </w:p>
    <w:p w14:paraId="78BA2281" w14:textId="01F2001D" w:rsidR="0009085B" w:rsidRDefault="00F47D08" w:rsidP="0009085B">
      <w:r>
        <w:t>t</w:t>
      </w:r>
      <w:r w:rsidR="0009085B">
        <w:t>hickness</w:t>
      </w:r>
      <w:r>
        <w:t xml:space="preserve"> [REAL] comma-separated list of layer thicknesses</w:t>
      </w:r>
      <w:r w:rsidR="00A42F92">
        <w:t xml:space="preserve"> (cm)</w:t>
      </w:r>
      <w:r>
        <w:t xml:space="preserve"> with NHORIZ items</w:t>
      </w:r>
    </w:p>
    <w:p w14:paraId="009A9574" w14:textId="77777777" w:rsidR="00F47D08" w:rsidRDefault="00F47D08" w:rsidP="0009085B"/>
    <w:p w14:paraId="32C08EAA" w14:textId="77777777" w:rsidR="00F47D08" w:rsidRPr="00A42F92" w:rsidRDefault="00F47D08" w:rsidP="0009085B">
      <w:pPr>
        <w:rPr>
          <w:b/>
          <w:bCs/>
        </w:rPr>
      </w:pPr>
      <w:r w:rsidRPr="00A42F92">
        <w:rPr>
          <w:b/>
          <w:bCs/>
        </w:rPr>
        <w:t xml:space="preserve">Line </w:t>
      </w:r>
      <w:r w:rsidR="0009085B" w:rsidRPr="00A42F92">
        <w:rPr>
          <w:b/>
          <w:bCs/>
        </w:rPr>
        <w:t xml:space="preserve">54 </w:t>
      </w:r>
    </w:p>
    <w:p w14:paraId="17CAB2AA" w14:textId="2BC0544F" w:rsidR="0009085B" w:rsidRDefault="0009085B" w:rsidP="0009085B">
      <w:r>
        <w:t>bd_input</w:t>
      </w:r>
      <w:r w:rsidR="00F47D08">
        <w:t xml:space="preserve"> [REAL] comma-separated list of </w:t>
      </w:r>
      <w:r w:rsidR="00A42F92">
        <w:t>bulk density</w:t>
      </w:r>
      <w:r w:rsidR="00F47D08">
        <w:t xml:space="preserve"> </w:t>
      </w:r>
      <w:r w:rsidR="00A42F92">
        <w:t xml:space="preserve">(g/ml) </w:t>
      </w:r>
      <w:r w:rsidR="00F47D08">
        <w:t>with NHORIZ items</w:t>
      </w:r>
    </w:p>
    <w:p w14:paraId="39132ACB" w14:textId="77777777" w:rsidR="00F47D08" w:rsidRDefault="00F47D08" w:rsidP="0009085B"/>
    <w:p w14:paraId="30166EF6" w14:textId="0D31D7CF" w:rsidR="00F47D08" w:rsidRPr="00A42F92" w:rsidRDefault="00F47D08" w:rsidP="0009085B">
      <w:pPr>
        <w:rPr>
          <w:b/>
          <w:bCs/>
        </w:rPr>
      </w:pPr>
      <w:r w:rsidRPr="00A42F92">
        <w:rPr>
          <w:b/>
          <w:bCs/>
        </w:rPr>
        <w:t xml:space="preserve">Line </w:t>
      </w:r>
      <w:r w:rsidR="0009085B" w:rsidRPr="00A42F92">
        <w:rPr>
          <w:b/>
          <w:bCs/>
        </w:rPr>
        <w:t xml:space="preserve">55 </w:t>
      </w:r>
    </w:p>
    <w:p w14:paraId="5634EAB7" w14:textId="3A728266" w:rsidR="0009085B" w:rsidRDefault="0009085B" w:rsidP="0009085B">
      <w:r>
        <w:t>fc_input</w:t>
      </w:r>
      <w:r w:rsidR="00F47D08">
        <w:t xml:space="preserve"> [REAL] comma-separated list of </w:t>
      </w:r>
      <w:r w:rsidR="00A42F92">
        <w:t>max water fraction</w:t>
      </w:r>
      <w:r w:rsidR="00F47D08">
        <w:t xml:space="preserve"> with NHORIZ items</w:t>
      </w:r>
    </w:p>
    <w:p w14:paraId="77628E43" w14:textId="77777777" w:rsidR="00F47D08" w:rsidRDefault="00F47D08" w:rsidP="0009085B"/>
    <w:p w14:paraId="5CAA85F5" w14:textId="77777777" w:rsidR="00F47D08" w:rsidRPr="00A42F92" w:rsidRDefault="00F47D08" w:rsidP="0009085B">
      <w:pPr>
        <w:rPr>
          <w:b/>
          <w:bCs/>
        </w:rPr>
      </w:pPr>
      <w:r w:rsidRPr="00A42F92">
        <w:rPr>
          <w:b/>
          <w:bCs/>
        </w:rPr>
        <w:t xml:space="preserve">Line </w:t>
      </w:r>
      <w:r w:rsidR="0009085B" w:rsidRPr="00A42F92">
        <w:rPr>
          <w:b/>
          <w:bCs/>
        </w:rPr>
        <w:t xml:space="preserve">56 </w:t>
      </w:r>
    </w:p>
    <w:p w14:paraId="471D48D8" w14:textId="66DA4A5F" w:rsidR="0009085B" w:rsidRDefault="0009085B" w:rsidP="0009085B">
      <w:r>
        <w:t>wp_input</w:t>
      </w:r>
      <w:r w:rsidR="00F47D08">
        <w:t xml:space="preserve"> [REAL] comma-separated list of </w:t>
      </w:r>
      <w:r w:rsidR="00A42F92">
        <w:t>minimum water fraction</w:t>
      </w:r>
      <w:r w:rsidR="00F47D08">
        <w:t xml:space="preserve"> with NHORIZ items</w:t>
      </w:r>
    </w:p>
    <w:p w14:paraId="28262C55" w14:textId="77777777" w:rsidR="00F47D08" w:rsidRDefault="00F47D08" w:rsidP="0009085B"/>
    <w:p w14:paraId="42E01382" w14:textId="77777777" w:rsidR="00F47D08" w:rsidRPr="00A42F92" w:rsidRDefault="00F47D08" w:rsidP="0009085B">
      <w:pPr>
        <w:rPr>
          <w:b/>
          <w:bCs/>
        </w:rPr>
      </w:pPr>
      <w:r w:rsidRPr="00A42F92">
        <w:rPr>
          <w:b/>
          <w:bCs/>
        </w:rPr>
        <w:t xml:space="preserve">Line </w:t>
      </w:r>
      <w:r w:rsidR="0009085B" w:rsidRPr="00A42F92">
        <w:rPr>
          <w:b/>
          <w:bCs/>
        </w:rPr>
        <w:t xml:space="preserve">57 </w:t>
      </w:r>
    </w:p>
    <w:p w14:paraId="4980628E" w14:textId="65926131" w:rsidR="0009085B" w:rsidRDefault="0009085B" w:rsidP="0009085B">
      <w:r>
        <w:t xml:space="preserve">oc_input  </w:t>
      </w:r>
      <w:r w:rsidR="00F47D08">
        <w:t xml:space="preserve">[REAL] comma-separated list of </w:t>
      </w:r>
      <w:r w:rsidR="00A42F92">
        <w:t xml:space="preserve">organic carbon (%) </w:t>
      </w:r>
      <w:r w:rsidR="00F47D08">
        <w:t>with NHORIZ items</w:t>
      </w:r>
    </w:p>
    <w:p w14:paraId="44413BA6" w14:textId="77777777" w:rsidR="00F47D08" w:rsidRDefault="00F47D08" w:rsidP="0009085B"/>
    <w:p w14:paraId="58E9826D" w14:textId="77777777" w:rsidR="00F47D08" w:rsidRPr="00A42F92" w:rsidRDefault="00F47D08" w:rsidP="0009085B">
      <w:pPr>
        <w:rPr>
          <w:b/>
          <w:bCs/>
        </w:rPr>
      </w:pPr>
      <w:r w:rsidRPr="00A42F92">
        <w:rPr>
          <w:b/>
          <w:bCs/>
        </w:rPr>
        <w:t xml:space="preserve">Line </w:t>
      </w:r>
      <w:r w:rsidR="0009085B" w:rsidRPr="00A42F92">
        <w:rPr>
          <w:b/>
          <w:bCs/>
        </w:rPr>
        <w:t xml:space="preserve">58 </w:t>
      </w:r>
    </w:p>
    <w:p w14:paraId="0E8D5FD1" w14:textId="6D6CEE13" w:rsidR="0009085B" w:rsidRDefault="00A42F92" w:rsidP="0009085B">
      <w:r>
        <w:t>n</w:t>
      </w:r>
      <w:r w:rsidR="0009085B">
        <w:t>um_delx</w:t>
      </w:r>
      <w:r w:rsidR="00F47D08">
        <w:t xml:space="preserve"> [REAL] comma-separated list of </w:t>
      </w:r>
      <w:r w:rsidR="00F30912">
        <w:t>number of increment</w:t>
      </w:r>
      <w:r w:rsidR="00F47D08">
        <w:t xml:space="preserve"> with NHORIZ items</w:t>
      </w:r>
    </w:p>
    <w:p w14:paraId="50CBE64F" w14:textId="77777777" w:rsidR="00F47D08" w:rsidRDefault="00F47D08" w:rsidP="0009085B"/>
    <w:p w14:paraId="32EA84CC" w14:textId="71189DB6" w:rsidR="0009085B" w:rsidRPr="00A42F92" w:rsidRDefault="00F47D08" w:rsidP="0009085B">
      <w:pPr>
        <w:rPr>
          <w:b/>
          <w:bCs/>
        </w:rPr>
      </w:pPr>
      <w:r w:rsidRPr="00A42F92">
        <w:rPr>
          <w:b/>
          <w:bCs/>
        </w:rPr>
        <w:t xml:space="preserve">Line </w:t>
      </w:r>
      <w:r w:rsidR="0009085B" w:rsidRPr="00A42F92">
        <w:rPr>
          <w:b/>
          <w:bCs/>
        </w:rPr>
        <w:t>59</w:t>
      </w:r>
      <w:r w:rsidR="00A42F92" w:rsidRPr="00A42F92">
        <w:rPr>
          <w:b/>
          <w:bCs/>
        </w:rPr>
        <w:t>-60</w:t>
      </w:r>
    </w:p>
    <w:p w14:paraId="0C7717D8" w14:textId="1AD03875" w:rsidR="0009085B" w:rsidRDefault="00F47D08" w:rsidP="0009085B">
      <w:r>
        <w:t>unused</w:t>
      </w:r>
    </w:p>
    <w:p w14:paraId="11D8FAA6" w14:textId="77777777" w:rsidR="00F47D08" w:rsidRDefault="00F47D08" w:rsidP="0009085B"/>
    <w:p w14:paraId="2C564A12" w14:textId="77777777" w:rsidR="00F47D08" w:rsidRPr="00A42F92" w:rsidRDefault="00F47D08" w:rsidP="0009085B">
      <w:pPr>
        <w:rPr>
          <w:b/>
          <w:bCs/>
        </w:rPr>
      </w:pPr>
      <w:r w:rsidRPr="00A42F92">
        <w:rPr>
          <w:b/>
          <w:bCs/>
        </w:rPr>
        <w:t xml:space="preserve">Line </w:t>
      </w:r>
      <w:r w:rsidR="0009085B" w:rsidRPr="00A42F92">
        <w:rPr>
          <w:b/>
          <w:bCs/>
        </w:rPr>
        <w:t>61</w:t>
      </w:r>
    </w:p>
    <w:p w14:paraId="3CE5C101" w14:textId="65C0B114" w:rsidR="0009085B" w:rsidRDefault="00F47D08" w:rsidP="0009085B">
      <w:r>
        <w:t>unused, may contain helpful information like “</w:t>
      </w:r>
      <w:r w:rsidR="0009085B">
        <w:t>*** Horizon End, Temperature Start ********</w:t>
      </w:r>
      <w:r>
        <w:t>”</w:t>
      </w:r>
    </w:p>
    <w:p w14:paraId="4A971E9E" w14:textId="77777777" w:rsidR="00F47D08" w:rsidRDefault="00F47D08" w:rsidP="0009085B"/>
    <w:p w14:paraId="30A7DDB6" w14:textId="77777777" w:rsidR="00F47D08" w:rsidRPr="00A42F92" w:rsidRDefault="00F47D08" w:rsidP="0009085B">
      <w:pPr>
        <w:rPr>
          <w:b/>
          <w:bCs/>
        </w:rPr>
      </w:pPr>
      <w:r w:rsidRPr="00A42F92">
        <w:rPr>
          <w:b/>
          <w:bCs/>
        </w:rPr>
        <w:t xml:space="preserve">Line </w:t>
      </w:r>
      <w:r w:rsidR="0009085B" w:rsidRPr="00A42F92">
        <w:rPr>
          <w:b/>
          <w:bCs/>
        </w:rPr>
        <w:t xml:space="preserve">62 </w:t>
      </w:r>
    </w:p>
    <w:p w14:paraId="669375F1" w14:textId="485E5A31" w:rsidR="00F47D08" w:rsidRDefault="0009085B" w:rsidP="00F47D08">
      <w:r>
        <w:t>scalar_albedo</w:t>
      </w:r>
      <w:r w:rsidR="00F47D08">
        <w:t xml:space="preserve"> [REAL] albedo, dummy if temperature is not </w:t>
      </w:r>
      <w:r w:rsidR="00155911">
        <w:t>simulated.</w:t>
      </w:r>
    </w:p>
    <w:p w14:paraId="6944B4A3" w14:textId="0F1D9807" w:rsidR="0009085B" w:rsidRDefault="0009085B" w:rsidP="00F47D08">
      <w:r>
        <w:t>scaler_soil_temp</w:t>
      </w:r>
      <w:r w:rsidR="00F47D08">
        <w:t xml:space="preserve"> [REAL] temperature of bottom boundary (</w:t>
      </w:r>
      <w:r w:rsidR="00F47D08">
        <w:rPr>
          <w:rFonts w:ascii="Grotesque" w:hAnsi="Grotesque"/>
        </w:rPr>
        <w:t>°</w:t>
      </w:r>
      <w:r w:rsidR="00F47D08">
        <w:t xml:space="preserve">C), dummy if temperature is not </w:t>
      </w:r>
      <w:r w:rsidR="00155911">
        <w:t>simulated.</w:t>
      </w:r>
    </w:p>
    <w:p w14:paraId="71575C0E" w14:textId="77777777" w:rsidR="00F47D08" w:rsidRDefault="00F47D08" w:rsidP="00F47D08"/>
    <w:p w14:paraId="6EAB8BFF" w14:textId="77777777" w:rsidR="00F47D08" w:rsidRPr="00A42F92" w:rsidRDefault="00F47D08" w:rsidP="00F47D08">
      <w:pPr>
        <w:rPr>
          <w:b/>
          <w:bCs/>
        </w:rPr>
      </w:pPr>
      <w:r w:rsidRPr="00A42F92">
        <w:rPr>
          <w:b/>
          <w:bCs/>
        </w:rPr>
        <w:t xml:space="preserve">Line </w:t>
      </w:r>
      <w:r w:rsidR="0009085B" w:rsidRPr="00A42F92">
        <w:rPr>
          <w:b/>
          <w:bCs/>
        </w:rPr>
        <w:t xml:space="preserve">63 </w:t>
      </w:r>
    </w:p>
    <w:p w14:paraId="719F9CD3" w14:textId="29CD95B6" w:rsidR="0009085B" w:rsidRDefault="0009085B" w:rsidP="00F47D08">
      <w:r>
        <w:t>is_temperature_simulated</w:t>
      </w:r>
      <w:r w:rsidR="00F47D08">
        <w:t xml:space="preserve"> [LOGICAL] TRUE if temperature </w:t>
      </w:r>
      <w:r w:rsidR="00155911">
        <w:t>simulation.</w:t>
      </w:r>
    </w:p>
    <w:p w14:paraId="5299F333" w14:textId="77777777" w:rsidR="00F47D08" w:rsidRDefault="00F47D08" w:rsidP="00F47D08"/>
    <w:p w14:paraId="2E359AF4" w14:textId="77777777" w:rsidR="00A42F92" w:rsidRPr="00A42F92" w:rsidRDefault="00155911" w:rsidP="00F47D08">
      <w:pPr>
        <w:rPr>
          <w:b/>
          <w:bCs/>
        </w:rPr>
      </w:pPr>
      <w:r w:rsidRPr="00A42F92">
        <w:rPr>
          <w:b/>
          <w:bCs/>
        </w:rPr>
        <w:t xml:space="preserve">Line </w:t>
      </w:r>
      <w:r w:rsidR="0009085B" w:rsidRPr="00A42F92">
        <w:rPr>
          <w:b/>
          <w:bCs/>
        </w:rPr>
        <w:t>64</w:t>
      </w:r>
      <w:r w:rsidR="00A42F92" w:rsidRPr="00A42F92">
        <w:rPr>
          <w:b/>
          <w:bCs/>
        </w:rPr>
        <w:t>-65</w:t>
      </w:r>
      <w:r w:rsidR="0009085B" w:rsidRPr="00A42F92">
        <w:rPr>
          <w:b/>
          <w:bCs/>
        </w:rPr>
        <w:t xml:space="preserve"> </w:t>
      </w:r>
    </w:p>
    <w:p w14:paraId="14D1D876" w14:textId="66D5AC08" w:rsidR="00155911" w:rsidRDefault="0009085B" w:rsidP="00F47D08">
      <w:r>
        <w:t>unused</w:t>
      </w:r>
    </w:p>
    <w:p w14:paraId="48345D64" w14:textId="77777777" w:rsidR="00155911" w:rsidRDefault="00155911" w:rsidP="00F47D08"/>
    <w:p w14:paraId="23B27961" w14:textId="77777777" w:rsidR="00155911" w:rsidRPr="00A42F92" w:rsidRDefault="00155911" w:rsidP="00F47D08">
      <w:pPr>
        <w:rPr>
          <w:b/>
          <w:bCs/>
        </w:rPr>
      </w:pPr>
      <w:r w:rsidRPr="00A42F92">
        <w:rPr>
          <w:b/>
          <w:bCs/>
        </w:rPr>
        <w:t xml:space="preserve">Line </w:t>
      </w:r>
      <w:r w:rsidR="0009085B" w:rsidRPr="00A42F92">
        <w:rPr>
          <w:b/>
          <w:bCs/>
        </w:rPr>
        <w:t xml:space="preserve">66 </w:t>
      </w:r>
    </w:p>
    <w:p w14:paraId="6F1D584E" w14:textId="6E6494EF" w:rsidR="0009085B" w:rsidRDefault="00155911" w:rsidP="00F47D08">
      <w:r>
        <w:t>unused but may contain helpful information like “</w:t>
      </w:r>
      <w:r w:rsidR="0009085B" w:rsidRPr="0009085B">
        <w:t>*** Erosion &amp; Curve Number Info **********</w:t>
      </w:r>
      <w:r>
        <w:t>”</w:t>
      </w:r>
    </w:p>
    <w:p w14:paraId="2E740F16" w14:textId="77777777" w:rsidR="00155911" w:rsidRDefault="00155911" w:rsidP="00F47D08"/>
    <w:p w14:paraId="2B4322A6" w14:textId="77777777" w:rsidR="00155911" w:rsidRPr="00A42F92" w:rsidRDefault="00155911" w:rsidP="00F47D08">
      <w:pPr>
        <w:rPr>
          <w:b/>
          <w:bCs/>
        </w:rPr>
      </w:pPr>
      <w:r w:rsidRPr="00A42F92">
        <w:rPr>
          <w:b/>
          <w:bCs/>
        </w:rPr>
        <w:t xml:space="preserve">Line </w:t>
      </w:r>
      <w:r w:rsidR="0009085B" w:rsidRPr="00A42F92">
        <w:rPr>
          <w:b/>
          <w:bCs/>
        </w:rPr>
        <w:t xml:space="preserve">67 </w:t>
      </w:r>
    </w:p>
    <w:p w14:paraId="02BB2943" w14:textId="68264C88" w:rsidR="0009085B" w:rsidRDefault="0009085B" w:rsidP="00F47D08">
      <w:r>
        <w:t>NUSLEC</w:t>
      </w:r>
      <w:r w:rsidR="00155911">
        <w:t xml:space="preserve"> [INTEGER]</w:t>
      </w:r>
      <w:r w:rsidR="00F30912">
        <w:t xml:space="preserve"> number of usle factors that will be read </w:t>
      </w:r>
    </w:p>
    <w:p w14:paraId="5864D613" w14:textId="77777777" w:rsidR="00155911" w:rsidRDefault="00155911" w:rsidP="00F47D08"/>
    <w:p w14:paraId="14E9CCCC" w14:textId="5BCBCB8A" w:rsidR="00155911" w:rsidRPr="00A42F92" w:rsidRDefault="00155911" w:rsidP="00F47D08">
      <w:pPr>
        <w:rPr>
          <w:b/>
          <w:bCs/>
        </w:rPr>
      </w:pPr>
      <w:r w:rsidRPr="00A42F92">
        <w:rPr>
          <w:b/>
          <w:bCs/>
        </w:rPr>
        <w:t xml:space="preserve">Line </w:t>
      </w:r>
      <w:r w:rsidR="0009085B" w:rsidRPr="00A42F92">
        <w:rPr>
          <w:b/>
          <w:bCs/>
        </w:rPr>
        <w:t xml:space="preserve">68 </w:t>
      </w:r>
    </w:p>
    <w:p w14:paraId="34EE572C" w14:textId="495C30EC" w:rsidR="0009085B" w:rsidRDefault="0009085B" w:rsidP="00F47D08">
      <w:r>
        <w:t>GDUSLEC</w:t>
      </w:r>
      <w:r w:rsidR="00155911">
        <w:t xml:space="preserve"> [INTEGER]</w:t>
      </w:r>
      <w:r w:rsidR="00F30912">
        <w:t xml:space="preserve"> list of calendar days of size NUSLEC for which erosion factors change</w:t>
      </w:r>
    </w:p>
    <w:p w14:paraId="64ED9277" w14:textId="77777777" w:rsidR="00155911" w:rsidRDefault="00155911" w:rsidP="00F47D08"/>
    <w:p w14:paraId="188B8AA8" w14:textId="4D9A64DC" w:rsidR="00155911" w:rsidRPr="00A42F92" w:rsidRDefault="00155911" w:rsidP="00F47D08">
      <w:pPr>
        <w:rPr>
          <w:b/>
          <w:bCs/>
        </w:rPr>
      </w:pPr>
      <w:r w:rsidRPr="00A42F92">
        <w:rPr>
          <w:b/>
          <w:bCs/>
        </w:rPr>
        <w:t xml:space="preserve">Line </w:t>
      </w:r>
      <w:r w:rsidR="0009085B" w:rsidRPr="00A42F92">
        <w:rPr>
          <w:b/>
          <w:bCs/>
        </w:rPr>
        <w:t xml:space="preserve">69 </w:t>
      </w:r>
    </w:p>
    <w:p w14:paraId="75299569" w14:textId="43B36C52" w:rsidR="0009085B" w:rsidRDefault="0009085B" w:rsidP="00F47D08">
      <w:r>
        <w:t>GMUSLEC</w:t>
      </w:r>
      <w:r w:rsidR="00155911">
        <w:t xml:space="preserve"> [INTEGER]</w:t>
      </w:r>
      <w:r w:rsidR="00F30912" w:rsidRPr="00F30912">
        <w:t xml:space="preserve"> </w:t>
      </w:r>
      <w:r w:rsidR="00F30912">
        <w:t>list of calendar months of size NUSLEC for which erosion factors change</w:t>
      </w:r>
    </w:p>
    <w:p w14:paraId="4FACC71F" w14:textId="77777777" w:rsidR="00155911" w:rsidRDefault="00155911" w:rsidP="00F47D08"/>
    <w:p w14:paraId="7CD51635" w14:textId="59F356CF" w:rsidR="00155911" w:rsidRPr="00A42F92" w:rsidRDefault="00155911" w:rsidP="00F47D08">
      <w:pPr>
        <w:rPr>
          <w:b/>
          <w:bCs/>
        </w:rPr>
      </w:pPr>
      <w:r w:rsidRPr="00A42F92">
        <w:rPr>
          <w:b/>
          <w:bCs/>
        </w:rPr>
        <w:t xml:space="preserve">Line </w:t>
      </w:r>
      <w:r w:rsidR="0009085B" w:rsidRPr="00A42F92">
        <w:rPr>
          <w:b/>
          <w:bCs/>
        </w:rPr>
        <w:t xml:space="preserve">70 </w:t>
      </w:r>
    </w:p>
    <w:p w14:paraId="0802B5BA" w14:textId="3AE09611" w:rsidR="0009085B" w:rsidRDefault="0009085B" w:rsidP="00F47D08">
      <w:r>
        <w:t>CN_2</w:t>
      </w:r>
      <w:r w:rsidR="00155911">
        <w:t xml:space="preserve"> [REAL]</w:t>
      </w:r>
      <w:r w:rsidR="00F30912">
        <w:t xml:space="preserve"> list of curve number of size NUSLEC corresponding to dates above</w:t>
      </w:r>
    </w:p>
    <w:p w14:paraId="7F2FCC6B" w14:textId="77777777" w:rsidR="00155911" w:rsidRDefault="00155911" w:rsidP="00F47D08"/>
    <w:p w14:paraId="158FBC7D" w14:textId="21EE3D53" w:rsidR="00155911" w:rsidRPr="00A42F92" w:rsidRDefault="00155911" w:rsidP="00F47D08">
      <w:pPr>
        <w:rPr>
          <w:b/>
          <w:bCs/>
        </w:rPr>
      </w:pPr>
      <w:r w:rsidRPr="00A42F92">
        <w:rPr>
          <w:b/>
          <w:bCs/>
        </w:rPr>
        <w:t xml:space="preserve">Line </w:t>
      </w:r>
      <w:r w:rsidR="0009085B" w:rsidRPr="00A42F92">
        <w:rPr>
          <w:b/>
          <w:bCs/>
        </w:rPr>
        <w:t>71</w:t>
      </w:r>
      <w:r w:rsidR="004D3F10" w:rsidRPr="00A42F92">
        <w:rPr>
          <w:b/>
          <w:bCs/>
        </w:rPr>
        <w:t xml:space="preserve"> </w:t>
      </w:r>
    </w:p>
    <w:p w14:paraId="1CBDE212" w14:textId="25F2EA7F" w:rsidR="0009085B" w:rsidRDefault="004D3F10" w:rsidP="00F47D08">
      <w:r>
        <w:t>USLEC</w:t>
      </w:r>
      <w:r w:rsidR="00155911">
        <w:t xml:space="preserve"> [REAL]</w:t>
      </w:r>
      <w:r w:rsidR="00F30912">
        <w:t xml:space="preserve"> list of USLE C factors of size NUSLEC corresponding to dates above</w:t>
      </w:r>
    </w:p>
    <w:p w14:paraId="6F4F6B3D" w14:textId="77777777" w:rsidR="00155911" w:rsidRDefault="00155911" w:rsidP="00F47D08"/>
    <w:p w14:paraId="12297146" w14:textId="77777777" w:rsidR="00A42F92" w:rsidRPr="00A42F92" w:rsidRDefault="00155911" w:rsidP="00155911">
      <w:pPr>
        <w:rPr>
          <w:b/>
          <w:bCs/>
        </w:rPr>
      </w:pPr>
      <w:r w:rsidRPr="00A42F92">
        <w:rPr>
          <w:b/>
          <w:bCs/>
        </w:rPr>
        <w:t xml:space="preserve">Line </w:t>
      </w:r>
      <w:r w:rsidR="0009085B" w:rsidRPr="00A42F92">
        <w:rPr>
          <w:b/>
          <w:bCs/>
        </w:rPr>
        <w:t>72</w:t>
      </w:r>
      <w:r w:rsidR="004D3F10" w:rsidRPr="00A42F92">
        <w:rPr>
          <w:b/>
          <w:bCs/>
        </w:rPr>
        <w:t xml:space="preserve"> </w:t>
      </w:r>
    </w:p>
    <w:p w14:paraId="0E64DF00" w14:textId="598659A2" w:rsidR="0009085B" w:rsidRDefault="004D3F10" w:rsidP="00155911">
      <w:r>
        <w:t>unused</w:t>
      </w:r>
    </w:p>
    <w:p w14:paraId="28826FE4" w14:textId="77777777" w:rsidR="00155911" w:rsidRDefault="00155911" w:rsidP="00155911"/>
    <w:p w14:paraId="7FB69209" w14:textId="77777777" w:rsidR="00155911" w:rsidRPr="00A42F92" w:rsidRDefault="00155911" w:rsidP="00155911">
      <w:pPr>
        <w:rPr>
          <w:b/>
          <w:bCs/>
        </w:rPr>
      </w:pPr>
      <w:r w:rsidRPr="00A42F92">
        <w:rPr>
          <w:b/>
          <w:bCs/>
        </w:rPr>
        <w:t xml:space="preserve">Line </w:t>
      </w:r>
      <w:r w:rsidR="0009085B" w:rsidRPr="00A42F92">
        <w:rPr>
          <w:b/>
          <w:bCs/>
        </w:rPr>
        <w:t>73</w:t>
      </w:r>
      <w:r w:rsidR="004D3F10" w:rsidRPr="00A42F92">
        <w:rPr>
          <w:b/>
          <w:bCs/>
        </w:rPr>
        <w:t xml:space="preserve"> </w:t>
      </w:r>
    </w:p>
    <w:p w14:paraId="6855F8B4" w14:textId="151981C4" w:rsidR="00A42F92" w:rsidRDefault="004D3F10" w:rsidP="00155911">
      <w:r>
        <w:t>runoff_extr_depth</w:t>
      </w:r>
      <w:r w:rsidR="00A42F92">
        <w:t xml:space="preserve"> [REAL]</w:t>
      </w:r>
      <w:r w:rsidR="00F30912">
        <w:t xml:space="preserve"> runoff extraction depth</w:t>
      </w:r>
    </w:p>
    <w:p w14:paraId="755BC3F2" w14:textId="6B1D20D5" w:rsidR="00A42F92" w:rsidRDefault="004D3F10" w:rsidP="00155911">
      <w:r>
        <w:t>runoff_decline</w:t>
      </w:r>
      <w:r w:rsidR="00A42F92">
        <w:t xml:space="preserve"> [REAL]</w:t>
      </w:r>
      <w:r w:rsidR="00F30912">
        <w:t xml:space="preserve"> runoff extraction decline factor</w:t>
      </w:r>
    </w:p>
    <w:p w14:paraId="2D1E2C48" w14:textId="3ED72FBF" w:rsidR="0009085B" w:rsidRDefault="004D3F10" w:rsidP="00155911">
      <w:r>
        <w:t>runoff_effic</w:t>
      </w:r>
      <w:r w:rsidR="00A42F92">
        <w:t xml:space="preserve"> [REAL]</w:t>
      </w:r>
      <w:r w:rsidR="00F30912">
        <w:t xml:space="preserve"> runoff extraction efficiency</w:t>
      </w:r>
    </w:p>
    <w:p w14:paraId="0EF2E79A" w14:textId="77777777" w:rsidR="00155911" w:rsidRDefault="00155911" w:rsidP="00A42F92"/>
    <w:p w14:paraId="5A83ED5A" w14:textId="77777777" w:rsidR="00155911" w:rsidRPr="00A42F92" w:rsidRDefault="00155911" w:rsidP="00A42F92">
      <w:pPr>
        <w:rPr>
          <w:b/>
          <w:bCs/>
        </w:rPr>
      </w:pPr>
      <w:r w:rsidRPr="00A42F92">
        <w:rPr>
          <w:b/>
          <w:bCs/>
        </w:rPr>
        <w:t xml:space="preserve">Line </w:t>
      </w:r>
      <w:r w:rsidR="0009085B" w:rsidRPr="00A42F92">
        <w:rPr>
          <w:b/>
          <w:bCs/>
        </w:rPr>
        <w:t>74</w:t>
      </w:r>
      <w:r w:rsidR="004D3F10" w:rsidRPr="00A42F92">
        <w:rPr>
          <w:b/>
          <w:bCs/>
        </w:rPr>
        <w:t xml:space="preserve"> </w:t>
      </w:r>
    </w:p>
    <w:p w14:paraId="7AAAF10B" w14:textId="0D8BCA85" w:rsidR="00A42F92" w:rsidRDefault="004D3F10" w:rsidP="00A42F92">
      <w:r>
        <w:t>erosion_depth</w:t>
      </w:r>
      <w:r w:rsidR="00A42F92">
        <w:t xml:space="preserve"> [REAL]</w:t>
      </w:r>
      <w:r>
        <w:t xml:space="preserve"> </w:t>
      </w:r>
      <w:r w:rsidR="00F30912">
        <w:t>erosion extraction depth</w:t>
      </w:r>
    </w:p>
    <w:p w14:paraId="324DA9B5" w14:textId="54A9434D" w:rsidR="00A42F92" w:rsidRDefault="004D3F10" w:rsidP="00A42F92">
      <w:r>
        <w:t>erosion_decline</w:t>
      </w:r>
      <w:r w:rsidR="00A42F92">
        <w:t xml:space="preserve"> [REAL]</w:t>
      </w:r>
      <w:r>
        <w:t xml:space="preserve"> </w:t>
      </w:r>
      <w:r w:rsidR="00F30912">
        <w:t>erosion extraction decline factor</w:t>
      </w:r>
    </w:p>
    <w:p w14:paraId="707F8C93" w14:textId="31066E5E" w:rsidR="0009085B" w:rsidRDefault="004D3F10" w:rsidP="00A42F92">
      <w:r>
        <w:t>erosion_effic</w:t>
      </w:r>
      <w:r w:rsidR="00A42F92">
        <w:t xml:space="preserve"> [REAL]</w:t>
      </w:r>
      <w:r w:rsidR="00F30912" w:rsidRPr="00F30912">
        <w:t xml:space="preserve"> </w:t>
      </w:r>
      <w:r w:rsidR="00F30912">
        <w:t>erosion extraction efficiency</w:t>
      </w:r>
    </w:p>
    <w:p w14:paraId="2AFE3EA9" w14:textId="77777777" w:rsidR="00155911" w:rsidRDefault="00155911" w:rsidP="00A42F92">
      <w:pPr>
        <w:rPr>
          <w:rFonts w:ascii="Consolas" w:hAnsi="Consolas" w:cs="Consolas"/>
          <w:color w:val="000000"/>
          <w:sz w:val="19"/>
          <w:szCs w:val="19"/>
        </w:rPr>
      </w:pPr>
    </w:p>
    <w:p w14:paraId="6375B7E0" w14:textId="77777777" w:rsidR="00155911" w:rsidRPr="00A42F92" w:rsidRDefault="00155911" w:rsidP="00A42F92">
      <w:pPr>
        <w:rPr>
          <w:b/>
          <w:bCs/>
        </w:rPr>
      </w:pPr>
      <w:r w:rsidRPr="00A42F92">
        <w:rPr>
          <w:b/>
          <w:bCs/>
        </w:rPr>
        <w:t xml:space="preserve">Line </w:t>
      </w:r>
      <w:r w:rsidR="004D3F10" w:rsidRPr="00A42F92">
        <w:rPr>
          <w:b/>
          <w:bCs/>
        </w:rPr>
        <w:t xml:space="preserve">75 </w:t>
      </w:r>
    </w:p>
    <w:p w14:paraId="62FAE660" w14:textId="18CB3A5A" w:rsidR="004D3F10" w:rsidRDefault="004D3F10" w:rsidP="00A42F92">
      <w:r>
        <w:t>use_usleyears</w:t>
      </w:r>
      <w:r w:rsidR="00A42F92">
        <w:t xml:space="preserve"> [LOGICAL]</w:t>
      </w:r>
      <w:r w:rsidR="00F30912">
        <w:t xml:space="preserve"> if erosion is not changing every year, then this is a list of years of size NUSLEC for which runoff and erosion factors change</w:t>
      </w:r>
    </w:p>
    <w:p w14:paraId="6BAB6BFD" w14:textId="77777777" w:rsidR="00155911" w:rsidRDefault="00155911" w:rsidP="00A42F92"/>
    <w:p w14:paraId="61033E11" w14:textId="77777777" w:rsidR="00A42F92" w:rsidRPr="00A42F92" w:rsidRDefault="00155911" w:rsidP="00A42F92">
      <w:pPr>
        <w:rPr>
          <w:b/>
          <w:bCs/>
        </w:rPr>
      </w:pPr>
      <w:r w:rsidRPr="00A42F92">
        <w:rPr>
          <w:b/>
          <w:bCs/>
        </w:rPr>
        <w:t xml:space="preserve">Line </w:t>
      </w:r>
      <w:r w:rsidR="004D3F10" w:rsidRPr="00A42F92">
        <w:rPr>
          <w:b/>
          <w:bCs/>
        </w:rPr>
        <w:t xml:space="preserve">76 </w:t>
      </w:r>
    </w:p>
    <w:p w14:paraId="2DEC866E" w14:textId="21EB7564" w:rsidR="004D3F10" w:rsidRDefault="004D3F10" w:rsidP="00A42F92">
      <w:r>
        <w:t>unused</w:t>
      </w:r>
    </w:p>
    <w:p w14:paraId="4A9D6BC8" w14:textId="77777777" w:rsidR="00155911" w:rsidRDefault="00155911" w:rsidP="00A42F92"/>
    <w:p w14:paraId="7735C985" w14:textId="77777777" w:rsidR="00155911" w:rsidRPr="00A42F92" w:rsidRDefault="00155911" w:rsidP="00A42F92">
      <w:pPr>
        <w:rPr>
          <w:b/>
          <w:bCs/>
        </w:rPr>
      </w:pPr>
      <w:r w:rsidRPr="00A42F92">
        <w:rPr>
          <w:b/>
          <w:bCs/>
        </w:rPr>
        <w:t xml:space="preserve">Line </w:t>
      </w:r>
      <w:r w:rsidR="004D3F10" w:rsidRPr="00A42F92">
        <w:rPr>
          <w:b/>
          <w:bCs/>
        </w:rPr>
        <w:t xml:space="preserve">77 </w:t>
      </w:r>
    </w:p>
    <w:p w14:paraId="49DCEE03" w14:textId="22D3B69B" w:rsidR="004D3F10" w:rsidRDefault="00F30912" w:rsidP="00A42F92">
      <w:r>
        <w:t>h</w:t>
      </w:r>
      <w:r w:rsidR="004D3F10">
        <w:t>eight_stagnant_air_layer_cm</w:t>
      </w:r>
      <w:r w:rsidR="00A42F92">
        <w:t xml:space="preserve"> [REAL]</w:t>
      </w:r>
      <w:r>
        <w:t xml:space="preserve"> volatilization boundary</w:t>
      </w:r>
      <w:r w:rsidR="00610700">
        <w:t xml:space="preserve"> (cm)</w:t>
      </w:r>
    </w:p>
    <w:p w14:paraId="207256D3" w14:textId="77777777" w:rsidR="00155911" w:rsidRDefault="00155911" w:rsidP="00A42F92"/>
    <w:p w14:paraId="1ED40E8C" w14:textId="77777777" w:rsidR="00155911" w:rsidRPr="00A42F92" w:rsidRDefault="00155911" w:rsidP="00A42F92">
      <w:pPr>
        <w:rPr>
          <w:b/>
          <w:bCs/>
        </w:rPr>
      </w:pPr>
      <w:r w:rsidRPr="00A42F92">
        <w:rPr>
          <w:b/>
          <w:bCs/>
        </w:rPr>
        <w:t xml:space="preserve">Line </w:t>
      </w:r>
      <w:r w:rsidR="004D3F10" w:rsidRPr="00A42F92">
        <w:rPr>
          <w:b/>
          <w:bCs/>
        </w:rPr>
        <w:t xml:space="preserve">78 </w:t>
      </w:r>
    </w:p>
    <w:p w14:paraId="3B29726E" w14:textId="7E2A6037" w:rsidR="004D3F10" w:rsidRDefault="004D3F10" w:rsidP="00A42F92">
      <w:r>
        <w:t>is_auto_profile</w:t>
      </w:r>
      <w:r w:rsidR="00A42F92">
        <w:t xml:space="preserve"> [LOGICAL]</w:t>
      </w:r>
      <w:r w:rsidR="00F30912">
        <w:t xml:space="preserve"> </w:t>
      </w:r>
    </w:p>
    <w:p w14:paraId="134CA9FE" w14:textId="4F5C6E44" w:rsidR="00F30912" w:rsidRDefault="00F30912" w:rsidP="00A42F92">
      <w:r>
        <w:tab/>
        <w:t>TRUE if autoprofile using parameters below</w:t>
      </w:r>
      <w:r w:rsidR="003938A2">
        <w:t xml:space="preserve"> and bypass values in Line 58</w:t>
      </w:r>
    </w:p>
    <w:p w14:paraId="7F43611E" w14:textId="1D95E19B" w:rsidR="00F30912" w:rsidRDefault="00F30912" w:rsidP="00A42F92">
      <w:r>
        <w:tab/>
        <w:t xml:space="preserve">FALSE if user defined </w:t>
      </w:r>
      <w:r w:rsidR="003938A2">
        <w:t>L</w:t>
      </w:r>
      <w:r>
        <w:t>ine 58</w:t>
      </w:r>
      <w:r w:rsidR="003938A2">
        <w:t xml:space="preserve"> are to be used.</w:t>
      </w:r>
    </w:p>
    <w:p w14:paraId="2BE7BE71" w14:textId="77777777" w:rsidR="00155911" w:rsidRDefault="00155911" w:rsidP="00155911"/>
    <w:p w14:paraId="2ED1A1B5" w14:textId="77777777" w:rsidR="00155911" w:rsidRPr="00A42F92" w:rsidRDefault="00155911" w:rsidP="00155911">
      <w:pPr>
        <w:rPr>
          <w:b/>
          <w:bCs/>
        </w:rPr>
      </w:pPr>
      <w:r w:rsidRPr="00A42F92">
        <w:rPr>
          <w:b/>
          <w:bCs/>
        </w:rPr>
        <w:t xml:space="preserve">Line </w:t>
      </w:r>
      <w:r w:rsidR="004D3F10" w:rsidRPr="00A42F92">
        <w:rPr>
          <w:b/>
          <w:bCs/>
        </w:rPr>
        <w:t xml:space="preserve">79 </w:t>
      </w:r>
    </w:p>
    <w:p w14:paraId="15728CAF" w14:textId="5553C739" w:rsidR="004D3F10" w:rsidRDefault="004D3F10" w:rsidP="00155911">
      <w:r>
        <w:t>number_of_discrete_layers</w:t>
      </w:r>
      <w:r w:rsidR="00A42F92">
        <w:t xml:space="preserve"> [INTEGER]</w:t>
      </w:r>
      <w:r w:rsidR="003938A2">
        <w:t xml:space="preserve"> number of autoprofile layers</w:t>
      </w:r>
    </w:p>
    <w:p w14:paraId="0878EBEB" w14:textId="77777777" w:rsidR="00155911" w:rsidRDefault="00155911" w:rsidP="00155911"/>
    <w:p w14:paraId="123D6339" w14:textId="77777777" w:rsidR="001760C6" w:rsidRDefault="00155911" w:rsidP="00155911">
      <w:pPr>
        <w:rPr>
          <w:b/>
          <w:bCs/>
          <w:sz w:val="20"/>
          <w:szCs w:val="20"/>
        </w:rPr>
      </w:pPr>
      <w:r w:rsidRPr="00A42F92">
        <w:rPr>
          <w:b/>
          <w:bCs/>
        </w:rPr>
        <w:t xml:space="preserve">Line </w:t>
      </w:r>
      <w:r w:rsidR="004D3F10" w:rsidRPr="00A42F92">
        <w:rPr>
          <w:b/>
          <w:bCs/>
        </w:rPr>
        <w:t xml:space="preserve">80 </w:t>
      </w:r>
      <w:r w:rsidR="00A42F92" w:rsidRPr="00A42F92">
        <w:rPr>
          <w:b/>
          <w:bCs/>
        </w:rPr>
        <w:t xml:space="preserve">- </w:t>
      </w:r>
      <w:r w:rsidR="00A42F92" w:rsidRPr="00A42F92">
        <w:rPr>
          <w:b/>
          <w:bCs/>
          <w:sz w:val="20"/>
          <w:szCs w:val="20"/>
        </w:rPr>
        <w:sym w:font="Symbol" w:char="F0A5"/>
      </w:r>
      <w:r w:rsidR="001760C6">
        <w:rPr>
          <w:b/>
          <w:bCs/>
          <w:sz w:val="20"/>
          <w:szCs w:val="20"/>
        </w:rPr>
        <w:t xml:space="preserve"> </w:t>
      </w:r>
    </w:p>
    <w:p w14:paraId="08617448" w14:textId="316F347D" w:rsidR="003938A2" w:rsidRPr="001760C6" w:rsidRDefault="001760C6" w:rsidP="00155911">
      <w:pPr>
        <w:rPr>
          <w:b/>
          <w:bCs/>
          <w:sz w:val="20"/>
          <w:szCs w:val="20"/>
        </w:rPr>
      </w:pPr>
      <w:r w:rsidRPr="001760C6">
        <w:rPr>
          <w:sz w:val="20"/>
          <w:szCs w:val="20"/>
        </w:rPr>
        <w:t>(</w:t>
      </w:r>
      <w:r>
        <w:rPr>
          <w:sz w:val="20"/>
          <w:szCs w:val="20"/>
        </w:rPr>
        <w:t>o</w:t>
      </w:r>
      <w:r w:rsidR="003938A2" w:rsidRPr="001760C6">
        <w:rPr>
          <w:sz w:val="20"/>
          <w:szCs w:val="20"/>
        </w:rPr>
        <w:t>ne line for each layer</w:t>
      </w:r>
      <w:r w:rsidRPr="001760C6">
        <w:rPr>
          <w:sz w:val="20"/>
          <w:szCs w:val="20"/>
        </w:rPr>
        <w:t>)</w:t>
      </w:r>
    </w:p>
    <w:p w14:paraId="64DE9D74" w14:textId="79588FF8" w:rsidR="00A42F92" w:rsidRDefault="004D3F10" w:rsidP="00155911">
      <w:r>
        <w:t>profile_thick</w:t>
      </w:r>
      <w:r w:rsidR="00A42F92">
        <w:t xml:space="preserve"> [REAL]</w:t>
      </w:r>
      <w:r w:rsidR="003938A2">
        <w:t xml:space="preserve"> thickness of autoprofile layer</w:t>
      </w:r>
      <w:r w:rsidR="00610700">
        <w:t xml:space="preserve"> (cm)</w:t>
      </w:r>
    </w:p>
    <w:p w14:paraId="02FBBA45" w14:textId="079AA236" w:rsidR="004D3F10" w:rsidRDefault="004D3F10" w:rsidP="00155911">
      <w:r>
        <w:t>profile_number_increments</w:t>
      </w:r>
      <w:r w:rsidR="00A42F92">
        <w:t xml:space="preserve"> [INTEGER]</w:t>
      </w:r>
      <w:r w:rsidR="003938A2">
        <w:t xml:space="preserve"> increments in autoprofile layer</w:t>
      </w:r>
    </w:p>
    <w:p w14:paraId="346E1375" w14:textId="0630F811" w:rsidR="00624057" w:rsidRDefault="00624057" w:rsidP="00D35FC7"/>
    <w:p w14:paraId="499B9EBD" w14:textId="676AABB2" w:rsidR="00596223" w:rsidRDefault="00596223" w:rsidP="00596223">
      <w:pPr>
        <w:pStyle w:val="Heading2"/>
      </w:pPr>
      <w:r>
        <w:lastRenderedPageBreak/>
        <w:t>Alternative Batch File of Field Properties</w:t>
      </w:r>
    </w:p>
    <w:p w14:paraId="643E73E5" w14:textId="25F944D1" w:rsidR="00596223" w:rsidRPr="00596223" w:rsidRDefault="00596223" w:rsidP="00596223">
      <w:r>
        <w:t xml:space="preserve">PRZM-VVWM also can read field properties from a text file in comma-delimited form (e.g., CSV file).  For this alternative field properties are listed in rows, and an unlimited number of rows, each describing a separate agricultural field. The format of this file will be found in a separate template. Not all field properties are read from this file; there are several default </w:t>
      </w:r>
      <w:r w:rsidR="00B01014">
        <w:t>parameters</w:t>
      </w:r>
      <w:r>
        <w:t xml:space="preserve"> as follows:</w:t>
      </w:r>
    </w:p>
    <w:p w14:paraId="2635ACE4" w14:textId="77777777" w:rsidR="00596223" w:rsidRPr="00596223" w:rsidRDefault="00596223" w:rsidP="00596223"/>
    <w:p w14:paraId="52883DDC" w14:textId="77777777" w:rsidR="00596223" w:rsidRDefault="00596223" w:rsidP="00D35FC7"/>
    <w:p w14:paraId="6CDC4E1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foliar_disposition = 1</w:t>
      </w:r>
    </w:p>
    <w:p w14:paraId="5AAD656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UserSpecifiesDepth = .false.</w:t>
      </w:r>
    </w:p>
    <w:p w14:paraId="491738F1"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user_irrig_depth = 0.0</w:t>
      </w:r>
    </w:p>
    <w:p w14:paraId="1AF0555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crop_periodicity(1) =1</w:t>
      </w:r>
    </w:p>
    <w:p w14:paraId="110596C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crop_lag(1) = 0</w:t>
      </w:r>
    </w:p>
    <w:p w14:paraId="3EDDA892" w14:textId="3800F0F3" w:rsidR="00B01014" w:rsidRDefault="00B01014" w:rsidP="00B01014">
      <w:pPr>
        <w:rPr>
          <w:rFonts w:ascii="Cascadia Mono" w:hAnsi="Cascadia Mono" w:cs="Cascadia Mono"/>
          <w:color w:val="000000"/>
          <w:sz w:val="19"/>
          <w:szCs w:val="19"/>
        </w:rPr>
      </w:pPr>
      <w:r>
        <w:rPr>
          <w:rFonts w:ascii="Cascadia Mono" w:hAnsi="Cascadia Mono" w:cs="Cascadia Mono"/>
          <w:color w:val="008000"/>
          <w:sz w:val="19"/>
          <w:szCs w:val="19"/>
        </w:rPr>
        <w:t xml:space="preserve">       </w:t>
      </w:r>
    </w:p>
    <w:p w14:paraId="5898D17D" w14:textId="75A87D74"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albedo = 0.2                     </w:t>
      </w:r>
    </w:p>
    <w:p w14:paraId="79A98A30" w14:textId="1BBFF403"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UserSpecifiesDepth = .FALSE.</w:t>
      </w:r>
    </w:p>
    <w:p w14:paraId="78275536"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is_temperature_simulated = .TRUE. </w:t>
      </w:r>
    </w:p>
    <w:p w14:paraId="17FCE98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dispersion_input = 0.0</w:t>
      </w:r>
    </w:p>
    <w:p w14:paraId="5C97FC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nuslec = 2</w:t>
      </w:r>
    </w:p>
    <w:p w14:paraId="4DBB71EE"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use_usleyears = .FALSE.</w:t>
      </w:r>
    </w:p>
    <w:p w14:paraId="2B0EA83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runoff_extr_depth = 8.0</w:t>
      </w:r>
    </w:p>
    <w:p w14:paraId="6C58A11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runoff_decline    = 1.4</w:t>
      </w:r>
    </w:p>
    <w:p w14:paraId="1F280DE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runoff_effic      = 0.19</w:t>
      </w:r>
    </w:p>
    <w:p w14:paraId="5EA9183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erosion_depth     = 0.1</w:t>
      </w:r>
    </w:p>
    <w:p w14:paraId="18133859"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erosion_decline   = 0.0</w:t>
      </w:r>
    </w:p>
    <w:p w14:paraId="3465688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erosion_effic     = 1.0</w:t>
      </w:r>
    </w:p>
    <w:p w14:paraId="3168C83C"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Height_stagnant_air_layer_cm = 5.0</w:t>
      </w:r>
    </w:p>
    <w:p w14:paraId="1BD66590"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max_irrig_soildepth = 30.0</w:t>
      </w:r>
    </w:p>
    <w:p w14:paraId="0B030EE5"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F28E8" w14:textId="6396E45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is_auto_profile = .TRUE. </w:t>
      </w:r>
    </w:p>
    <w:p w14:paraId="50B10B38" w14:textId="43DB9C0B"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number_of_discrete_layers = 6</w:t>
      </w:r>
    </w:p>
    <w:p w14:paraId="3308535D"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profile_thick(1) =  3.0</w:t>
      </w:r>
    </w:p>
    <w:p w14:paraId="6172DF77"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profile_thick(2) =  7.0</w:t>
      </w:r>
    </w:p>
    <w:p w14:paraId="0EF3B96A"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profile_thick(3) = 10.0</w:t>
      </w:r>
    </w:p>
    <w:p w14:paraId="6A05304A" w14:textId="60B584EF"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profile_thick(4) = 80.0      </w:t>
      </w:r>
    </w:p>
    <w:p w14:paraId="641A79D2"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profile_thick(6) = 100.       </w:t>
      </w:r>
    </w:p>
    <w:p w14:paraId="7D1EA47F" w14:textId="2C48AB98"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profile_number_increments(1) = 30</w:t>
      </w:r>
    </w:p>
    <w:p w14:paraId="1B999B25" w14:textId="2A24CC12"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profile_number_increments(2) =  7</w:t>
      </w:r>
    </w:p>
    <w:p w14:paraId="6EE1896B" w14:textId="77777777"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profile_number_increments(3) =  2</w:t>
      </w:r>
    </w:p>
    <w:p w14:paraId="0B87A819" w14:textId="258E5F1E" w:rsidR="00B01014" w:rsidRDefault="00B01014" w:rsidP="00B01014">
      <w:pPr>
        <w:rPr>
          <w:rFonts w:ascii="Cascadia Mono" w:hAnsi="Cascadia Mono" w:cs="Cascadia Mono"/>
          <w:color w:val="000000"/>
          <w:sz w:val="19"/>
          <w:szCs w:val="19"/>
        </w:rPr>
      </w:pPr>
      <w:r>
        <w:rPr>
          <w:rFonts w:ascii="Cascadia Mono" w:hAnsi="Cascadia Mono" w:cs="Cascadia Mono"/>
          <w:color w:val="000000"/>
          <w:sz w:val="19"/>
          <w:szCs w:val="19"/>
        </w:rPr>
        <w:t xml:space="preserve">        profile_number_increments(4) =  4</w:t>
      </w:r>
    </w:p>
    <w:p w14:paraId="2596BAE9" w14:textId="6E488CC3" w:rsidR="00B01014" w:rsidRDefault="00B01014" w:rsidP="00B01014">
      <w:r>
        <w:rPr>
          <w:rFonts w:ascii="Cascadia Mono" w:hAnsi="Cascadia Mono" w:cs="Cascadia Mono"/>
          <w:color w:val="000000"/>
          <w:sz w:val="19"/>
          <w:szCs w:val="19"/>
        </w:rPr>
        <w:t xml:space="preserve">        profile_number_increments(6) = 2</w:t>
      </w:r>
    </w:p>
    <w:p w14:paraId="5CAB9C86" w14:textId="77777777" w:rsidR="00B01014" w:rsidRDefault="00B01014" w:rsidP="00D35FC7"/>
    <w:p w14:paraId="7F69AA4C" w14:textId="77777777" w:rsidR="00624057" w:rsidRDefault="00624057" w:rsidP="00C05760">
      <w:pPr>
        <w:pStyle w:val="Heading2"/>
      </w:pPr>
      <w:bookmarkStart w:id="56" w:name="_Toc157062461"/>
      <w:r w:rsidRPr="00B135A0">
        <w:t>Meteorological Data File</w:t>
      </w:r>
      <w:bookmarkEnd w:id="56"/>
    </w:p>
    <w:p w14:paraId="13B72CDC" w14:textId="28002F3D"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 xml:space="preserve">precipitation, </w:t>
      </w:r>
      <w:r w:rsidR="00BC05EB">
        <w:t>potential</w:t>
      </w:r>
      <w:r w:rsidRPr="000C2B9B">
        <w:t xml:space="preserve"> evapo</w:t>
      </w:r>
      <w:r w:rsidR="00BC05EB">
        <w:t>transpi</w:t>
      </w:r>
      <w:r w:rsidRPr="000C2B9B">
        <w:t>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352B9884" w14:textId="2C9A44BA" w:rsidR="00624057" w:rsidRDefault="00624057" w:rsidP="00D35FC7"/>
    <w:p w14:paraId="354B5D73" w14:textId="77777777" w:rsidR="00624057" w:rsidRPr="007D2642" w:rsidRDefault="00624057" w:rsidP="00D35FC7"/>
    <w:p w14:paraId="16A4EB0F" w14:textId="09787D62" w:rsidR="003B0799" w:rsidRDefault="003B0799" w:rsidP="00D35FC7">
      <w:pPr>
        <w:pStyle w:val="Heading1"/>
      </w:pPr>
      <w:bookmarkStart w:id="57" w:name="_Toc157062462"/>
      <w:r>
        <w:t xml:space="preserve">Parameter </w:t>
      </w:r>
      <w:r w:rsidR="00514A0C">
        <w:t xml:space="preserve">Description and </w:t>
      </w:r>
      <w:r>
        <w:t>Estimation</w:t>
      </w:r>
      <w:bookmarkEnd w:id="57"/>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lastRenderedPageBreak/>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8" w:name="_Hlk49240068"/>
      <w:r w:rsidRPr="003E4634">
        <w:rPr>
          <w:b/>
        </w:rPr>
        <w:t>application_rate</w:t>
      </w:r>
      <w:bookmarkEnd w:id="58"/>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9"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0"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1"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141007ED" w:rsidR="005F3AE6" w:rsidRDefault="00CE013E" w:rsidP="00D35FC7">
      <w:r w:rsidRPr="00CE013E">
        <w:t>CAM = 1</w:t>
      </w:r>
      <w:r w:rsidR="000B5F4A">
        <w:t>,</w:t>
      </w:r>
      <w:r>
        <w:t xml:space="preserve"> </w:t>
      </w:r>
      <w:r w:rsidR="001A75EE">
        <w:t xml:space="preserve">Below crop application (no crop interception). The distribution of chemical below surface </w:t>
      </w:r>
      <w:r w:rsidR="002139BE">
        <w:t xml:space="preserve">is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9"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9"/>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33526753" w14:textId="2305E551" w:rsidR="005F3AE6" w:rsidRDefault="00574BAB" w:rsidP="00D35FC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039AA114" w:rsidR="005F3AE6" w:rsidRDefault="00897199" w:rsidP="00D35FC7">
      <w:bookmarkStart w:id="60"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w:t>
      </w:r>
      <w:r w:rsidR="00BE3C59" w:rsidRPr="00A567EB">
        <w:lastRenderedPageBreak/>
        <w:t>gives a table of values fo</w:t>
      </w:r>
      <w:r w:rsidR="00BE3C59" w:rsidRPr="002139BE">
        <w:t>r</w:t>
      </w:r>
      <w:r w:rsidR="002139BE" w:rsidRPr="002139BE">
        <w:t xml:space="preserve"> </w:t>
      </w:r>
      <w:bookmarkStart w:id="61" w:name="_Hlk157066370"/>
      <w:r w:rsidR="002139BE" w:rsidRPr="002139BE">
        <w:t>max_canopy_holdup</w:t>
      </w:r>
      <w:bookmarkEnd w:id="61"/>
      <w:r w:rsidR="002139BE" w:rsidRPr="002139BE">
        <w:t xml:space="preserve"> (called</w:t>
      </w:r>
      <w:r w:rsidR="00BE3C59" w:rsidRPr="00A567EB">
        <w:t xml:space="preserve"> CINTCP</w:t>
      </w:r>
      <w:r w:rsidR="002139BE">
        <w:t xml:space="preserve"> in PRZM 3.12) </w:t>
      </w:r>
      <w:r w:rsidR="00BE3C59" w:rsidRPr="00A567EB">
        <w:t>, but the source is unknown.</w:t>
      </w:r>
      <w:r w:rsidRPr="00A567EB">
        <w:t xml:space="preserve"> </w:t>
      </w:r>
      <w:r w:rsidR="003D3125">
        <w:t xml:space="preserve">Alternatively, </w:t>
      </w:r>
      <w:r w:rsidR="002139BE" w:rsidRPr="002139BE">
        <w:t>max_canopy_holdup</w:t>
      </w:r>
      <w:r w:rsidR="003D3125">
        <w:t xml:space="preserve">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791592D4" w:rsidR="005F3AE6" w:rsidRDefault="006D4570" w:rsidP="00D35FC7">
      <w:r>
        <w:rPr>
          <w:rFonts w:eastAsiaTheme="minorEastAsia"/>
        </w:rPr>
        <w:tab/>
      </w:r>
      <m:oMath>
        <m:r>
          <m:rPr>
            <m:sty m:val="p"/>
          </m:rPr>
          <w:rPr>
            <w:rFonts w:ascii="Cambria Math" w:hAnsi="Cambria Math"/>
          </w:rPr>
          <m:t xml:space="preserve">max_canopy_holdup=0.02 </m:t>
        </m:r>
        <m:r>
          <w:rPr>
            <w:rFonts w:ascii="Cambria Math" w:hAnsi="Cambria Math"/>
          </w:rPr>
          <m:t>x</m:t>
        </m:r>
        <m:r>
          <m:rPr>
            <m:sty m:val="p"/>
          </m:rPr>
          <w:rPr>
            <w:rFonts w:ascii="Cambria Math" w:hAnsi="Cambria Math"/>
          </w:rPr>
          <m:t xml:space="preserve"> </m:t>
        </m:r>
        <m:r>
          <w:rPr>
            <w:rFonts w:ascii="Cambria Math" w:hAnsi="Cambria Math"/>
          </w:rPr>
          <m:t>LAI</m:t>
        </m:r>
      </m:oMath>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60"/>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292BBFC5" w:rsidR="001416FE" w:rsidRPr="0089289D" w:rsidRDefault="001416FE" w:rsidP="00D35FC7">
      <w:r w:rsidRPr="003B4475">
        <w:rPr>
          <w:b/>
          <w:bCs/>
        </w:rPr>
        <w:t>DRIFT</w:t>
      </w:r>
      <w:r w:rsidR="002139BE">
        <w:t>-the fraction of the input application rate (e.g. lb/acre) that is applied to the receiving water body</w:t>
      </w:r>
      <w:r w:rsidR="003B4475">
        <w:t>. Effectively this could be viewed as a direct application rate to the receiving area. For example, if 10 lb/acre is applied to the field and the Drift is 0.2, then 2 lb/acre will be applied directly to the receiving area.</w:t>
      </w:r>
    </w:p>
    <w:p w14:paraId="0FA27583" w14:textId="77777777" w:rsidR="0089289D" w:rsidRDefault="0089289D" w:rsidP="00D35FC7"/>
    <w:p w14:paraId="07A6EC06" w14:textId="2B91864E" w:rsidR="001416FE" w:rsidRPr="0089289D" w:rsidRDefault="001416FE" w:rsidP="00D35FC7">
      <w:r w:rsidRPr="002139BE">
        <w:rPr>
          <w:b/>
          <w:bCs/>
        </w:rPr>
        <w:t>DRIFT FAC</w:t>
      </w:r>
      <w:r w:rsidR="0089289D" w:rsidRPr="002139BE">
        <w:rPr>
          <w:b/>
          <w:bCs/>
        </w:rPr>
        <w:t>TOR</w:t>
      </w:r>
      <w:r w:rsidR="002139BE">
        <w:t>- this is a reduction factor on drift, conceivably this could account for spray drift buffers. Its value should be determined by external means.</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lastRenderedPageBreak/>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D35FC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r w:rsidRPr="002910B1">
              <w:t xml:space="preserve">canopy_height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lastRenderedPageBreak/>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r w:rsidRPr="00E170BF">
              <w:t>Szeicz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5ECAB7BB"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r w:rsidR="00020671">
        <w:t xml:space="preserve"> IREG=1 is Type 1, IREG-2 is Type 1A, IREG=3 is Type 2, IREG=4 is Type 3</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0992B478" w14:textId="665D14DD" w:rsidR="00D82FD3" w:rsidRDefault="00D82FD3" w:rsidP="00D35FC7">
      <w:r>
        <w:t xml:space="preserve">For type I, set IRFLAG = 1 </w:t>
      </w:r>
    </w:p>
    <w:p w14:paraId="423DFFC1" w14:textId="570039B5" w:rsidR="00D82FD3" w:rsidRDefault="00D82FD3" w:rsidP="00D35FC7">
      <w:r>
        <w:t>For type IA, set IRFLAG = 2</w:t>
      </w:r>
    </w:p>
    <w:p w14:paraId="5B2D5DA6" w14:textId="69E654E6" w:rsidR="00D82FD3" w:rsidRDefault="00D82FD3" w:rsidP="00D35FC7">
      <w:r>
        <w:t>For Type II, set IRFLAG= 3</w:t>
      </w:r>
    </w:p>
    <w:p w14:paraId="254C42B7" w14:textId="483D6114" w:rsidR="00D82FD3" w:rsidRPr="008E208C" w:rsidRDefault="00D82FD3" w:rsidP="00D35FC7">
      <w:r>
        <w:t>For Type III, set IRFLAG = 4</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lastRenderedPageBreak/>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6C0664BD" w14:textId="0697E39C" w:rsidR="0050346C" w:rsidRDefault="0050346C" w:rsidP="00D35FC7">
      <w:r w:rsidRPr="0050346C">
        <w:rPr>
          <w:b/>
          <w:bCs/>
          <w:color w:val="000000"/>
        </w:rPr>
        <w:t>max_irrig_soildepth</w:t>
      </w:r>
      <w:r w:rsidRPr="0050346C">
        <w:rPr>
          <w:color w:val="000000"/>
        </w:rPr>
        <w:t xml:space="preserve"> </w:t>
      </w:r>
      <w:r>
        <w:rPr>
          <w:color w:val="000000"/>
        </w:rPr>
        <w:t xml:space="preserve">– </w:t>
      </w:r>
      <w:r w:rsidRPr="0050346C">
        <w:rPr>
          <w:color w:val="000000"/>
        </w:rPr>
        <w:t>the</w:t>
      </w:r>
      <w:r>
        <w:rPr>
          <w:color w:val="000000"/>
        </w:rPr>
        <w:t xml:space="preserve"> maximum</w:t>
      </w:r>
      <w:r w:rsidRPr="0050346C">
        <w:rPr>
          <w:color w:val="000000"/>
        </w:rPr>
        <w:t xml:space="preserve"> depth</w:t>
      </w:r>
      <w:r>
        <w:rPr>
          <w:color w:val="000000"/>
        </w:rPr>
        <w:t xml:space="preserve"> over which soil moisture triggers irrigation. The actual trigger depth is determined by the root</w:t>
      </w:r>
      <w:r w:rsidR="009C5DF8">
        <w:rPr>
          <w:color w:val="000000"/>
        </w:rPr>
        <w:t xml:space="preserve"> unless the root exceeds this value.  The default value is 30 cm</w:t>
      </w:r>
      <w:r w:rsidR="00C456BF">
        <w:rPr>
          <w:color w:val="000000"/>
        </w:rPr>
        <w:t xml:space="preserve"> when this parameter is missing from the input file</w:t>
      </w:r>
      <w:r w:rsidR="009C5DF8">
        <w:rPr>
          <w:color w:val="000000"/>
        </w:rPr>
        <w:t>.</w:t>
      </w:r>
    </w:p>
    <w:p w14:paraId="3F52282D" w14:textId="77777777" w:rsidR="0050346C" w:rsidRDefault="0050346C" w:rsidP="00D35FC7"/>
    <w:p w14:paraId="30FDE4D3" w14:textId="41DC869E" w:rsidR="00C303F7" w:rsidRPr="007A2CDB" w:rsidRDefault="002910B1" w:rsidP="00D35FC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Default="00F10EFC" w:rsidP="00D35FC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2EC3C742" w14:textId="77777777" w:rsidR="00D82FD3" w:rsidRPr="007A2CDB" w:rsidRDefault="00D82FD3" w:rsidP="00D35FC7"/>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2775DE0A" w:rsidR="0022397E" w:rsidRPr="0081399F" w:rsidRDefault="00F10EFC" w:rsidP="00D35FC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r w:rsidR="00D82FD3">
        <w:t>equal to:</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t xml:space="preserve">Δx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lastRenderedPageBreak/>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6DE65BB2" w14:textId="0CF394D7" w:rsidR="0022397E" w:rsidRPr="007A2CDB" w:rsidRDefault="0022397E" w:rsidP="00D35FC7">
      <w:r>
        <w:t xml:space="preserve"> </w:t>
      </w:r>
    </w:p>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lastRenderedPageBreak/>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lastRenderedPageBreak/>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r w:rsidRPr="00546A36">
        <w:rPr>
          <w:b/>
          <w:color w:val="000000"/>
          <w:highlight w:val="white"/>
        </w:rPr>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w:t>
      </w:r>
      <w:r w:rsidR="00574BAB">
        <w:lastRenderedPageBreak/>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010C5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D35FC7"/>
    <w:p w14:paraId="6A302C2C" w14:textId="77777777" w:rsidR="004879D6" w:rsidRDefault="00410217" w:rsidP="00D35FC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w:t>
      </w:r>
      <w:r w:rsidR="004879D6" w:rsidRPr="00A6078C">
        <w:lastRenderedPageBreak/>
        <w:t>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2" w:name="_Toc157062463"/>
      <w:r>
        <w:t>PRZM5 Theory</w:t>
      </w:r>
      <w:bookmarkEnd w:id="62"/>
    </w:p>
    <w:p w14:paraId="1E4764A8" w14:textId="77777777" w:rsidR="009E651C" w:rsidRDefault="009E651C" w:rsidP="00C05760">
      <w:pPr>
        <w:pStyle w:val="Heading2"/>
      </w:pPr>
      <w:bookmarkStart w:id="63" w:name="_Toc157062464"/>
      <w:r>
        <w:t>Overview</w:t>
      </w:r>
      <w:bookmarkEnd w:id="63"/>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4" w:name="_Toc157062465"/>
      <w:r>
        <w:t>Description of the Algorithms</w:t>
      </w:r>
      <w:bookmarkEnd w:id="64"/>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bookmarkStart w:id="65" w:name="_Toc157062466"/>
      <w:r>
        <w:t>Soil Profile Setup</w:t>
      </w:r>
      <w:bookmarkEnd w:id="65"/>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w:t>
      </w:r>
      <w:r w:rsidR="00952616">
        <w:lastRenderedPageBreak/>
        <w:t xml:space="preserve">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6"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6"/>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Min Capacity Fraction</w:t>
            </w:r>
          </w:p>
        </w:tc>
        <w:tc>
          <w:tcPr>
            <w:tcW w:w="1368" w:type="dxa"/>
          </w:tcPr>
          <w:p w14:paraId="76CFB3F6" w14:textId="2501CD8F" w:rsidR="00B724D6" w:rsidRDefault="00B724D6" w:rsidP="00B724D6">
            <w:r>
              <w:t>OC (%)</w:t>
            </w:r>
          </w:p>
        </w:tc>
      </w:tr>
      <w:tr w:rsidR="00B724D6" w14:paraId="0AF604CB" w14:textId="77777777" w:rsidTr="00257924">
        <w:tc>
          <w:tcPr>
            <w:tcW w:w="1638" w:type="dxa"/>
          </w:tcPr>
          <w:p w14:paraId="0CCD85CF" w14:textId="3474E676" w:rsidR="00B724D6" w:rsidRDefault="00B724D6" w:rsidP="00B724D6">
            <w:r>
              <w:t>1-30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7" w:name="_Toc157062467"/>
      <w:r>
        <w:t xml:space="preserve">Crop </w:t>
      </w:r>
      <w:r w:rsidR="00512889" w:rsidRPr="00C05760">
        <w:t>Growth</w:t>
      </w:r>
      <w:bookmarkEnd w:id="67"/>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lastRenderedPageBreak/>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8" w:name="_Toc157062468"/>
      <w:r>
        <w:t>Irrigation</w:t>
      </w:r>
      <w:bookmarkEnd w:id="68"/>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D35FC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D35FC7">
      <w:r>
        <w:sym w:font="Symbol" w:char="F044"/>
      </w:r>
      <w:r>
        <w:t>z</w:t>
      </w:r>
      <w:r>
        <w:rPr>
          <w:vertAlign w:val="subscript"/>
        </w:rPr>
        <w:t>i</w:t>
      </w:r>
      <w:r>
        <w:t xml:space="preserve"> = thickness of compartment </w:t>
      </w:r>
      <w:r>
        <w:rPr>
          <w:i/>
        </w:rPr>
        <w:t>i</w:t>
      </w:r>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9" w:name="_Toc157062469"/>
      <w:r>
        <w:lastRenderedPageBreak/>
        <w:t>Precipitation</w:t>
      </w:r>
      <w:r w:rsidR="002A2EA0">
        <w:t xml:space="preserve"> &amp; Snowmelt</w:t>
      </w:r>
      <w:bookmarkEnd w:id="69"/>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010C57">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70" w:name="_Toc157062470"/>
      <w:r>
        <w:t>Runoff</w:t>
      </w:r>
      <w:bookmarkEnd w:id="70"/>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010C57">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010C57">
      <w:pPr>
        <w:tabs>
          <w:tab w:val="center" w:pos="4320"/>
          <w:tab w:val="right" w:pos="927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lastRenderedPageBreak/>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71" w:name="_Toc365363860"/>
      <w:bookmarkStart w:id="72" w:name="_Toc365363912"/>
      <w:bookmarkStart w:id="73" w:name="_Toc365363970"/>
      <w:bookmarkStart w:id="74" w:name="_Toc365528289"/>
      <w:bookmarkStart w:id="75" w:name="_Toc157062471"/>
      <w:bookmarkEnd w:id="71"/>
      <w:bookmarkEnd w:id="72"/>
      <w:bookmarkEnd w:id="73"/>
      <w:bookmarkEnd w:id="74"/>
      <w:r>
        <w:t>Canopy Water Interception</w:t>
      </w:r>
      <w:bookmarkEnd w:id="75"/>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010C57">
      <w:pPr>
        <w:tabs>
          <w:tab w:val="center" w:pos="4320"/>
          <w:tab w:val="right" w:pos="9360"/>
        </w:tabs>
      </w:pPr>
      <w:r>
        <w:rPr>
          <w:rFonts w:eastAsiaTheme="minorEastAsia"/>
        </w:rPr>
        <w:lastRenderedPageBreak/>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t>C</w:t>
      </w:r>
      <w:r w:rsidRPr="00B43BF6">
        <w:rPr>
          <w:vertAlign w:val="subscript"/>
        </w:rPr>
        <w:t>max</w:t>
      </w:r>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6" w:name="_Toc157062472"/>
      <w:r>
        <w:t>Evaporation</w:t>
      </w:r>
      <w:bookmarkEnd w:id="76"/>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010C57">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D35FC7">
      <w:r>
        <w:tab/>
        <w:t>K</w:t>
      </w:r>
      <w:r w:rsidRPr="00F44817">
        <w:rPr>
          <w:vertAlign w:val="subscript"/>
        </w:rPr>
        <w:t>p</w:t>
      </w:r>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010C5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010C57">
      <w:pPr>
        <w:tabs>
          <w:tab w:val="center" w:pos="4320"/>
          <w:tab w:val="right" w:pos="936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44F38">
      <w:pPr>
        <w:tabs>
          <w:tab w:val="center" w:pos="4320"/>
          <w:tab w:val="right" w:pos="9360"/>
        </w:tabs>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6" o:title=""/>
          </v:shape>
          <o:OLEObject Type="Embed" ProgID="Equation.3" ShapeID="_x0000_i1025" DrawAspect="Content" ObjectID="_1821582113" r:id="rId17"/>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44F38">
      <w:pPr>
        <w:tabs>
          <w:tab w:val="center" w:pos="4320"/>
          <w:tab w:val="right" w:pos="9360"/>
        </w:tabs>
      </w:pPr>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44F38">
      <w:pPr>
        <w:tabs>
          <w:tab w:val="center" w:pos="4320"/>
        </w:tabs>
      </w:pPr>
      <w:r w:rsidRPr="00847EF0">
        <w:tab/>
      </w:r>
      <w:r w:rsidRPr="00847EF0">
        <w:object w:dxaOrig="2659" w:dyaOrig="820" w14:anchorId="05178F6D">
          <v:shape id="_x0000_i1026" type="#_x0000_t75" style="width:129.6pt;height:44.4pt" o:ole="">
            <v:imagedata r:id="rId19" o:title=""/>
          </v:shape>
          <o:OLEObject Type="Embed" ProgID="Equation.3" ShapeID="_x0000_i1026" DrawAspect="Content" ObjectID="_1821582114" r:id="rId20"/>
        </w:object>
      </w:r>
      <w:r w:rsidRPr="00847EF0">
        <w:tab/>
      </w:r>
      <w:r w:rsidRPr="000A72CC">
        <w:t>(</w:t>
      </w:r>
      <w:r w:rsidR="00193560" w:rsidRPr="000A72CC">
        <w:t>4-1</w:t>
      </w:r>
      <w:r w:rsidR="00792D8B">
        <w:t>1</w:t>
      </w:r>
      <w:r w:rsidRPr="000A72CC">
        <w:t>)</w:t>
      </w:r>
    </w:p>
    <w:p w14:paraId="0B1E3E9F" w14:textId="60992F90" w:rsidR="00847EF0" w:rsidRPr="00847EF0" w:rsidRDefault="00847EF0" w:rsidP="00D44F38">
      <w:pPr>
        <w:tabs>
          <w:tab w:val="center" w:pos="4320"/>
        </w:tabs>
      </w:pPr>
      <w:r w:rsidRPr="00847EF0">
        <w:t>where</w:t>
      </w:r>
    </w:p>
    <w:p w14:paraId="225515DB" w14:textId="10BA89F5" w:rsidR="00847EF0" w:rsidRPr="00847EF0" w:rsidRDefault="00847EF0" w:rsidP="00D44F38">
      <w:pPr>
        <w:tabs>
          <w:tab w:val="center" w:pos="4320"/>
        </w:tabs>
      </w:pPr>
      <w:r w:rsidRPr="00847EF0">
        <w:tab/>
      </w:r>
      <w:r w:rsidRPr="00847EF0">
        <w:object w:dxaOrig="2260" w:dyaOrig="820" w14:anchorId="73E60669">
          <v:shape id="_x0000_i1027" type="#_x0000_t75" style="width:115.2pt;height:44.4pt" o:ole="">
            <v:imagedata r:id="rId21" o:title=""/>
          </v:shape>
          <o:OLEObject Type="Embed" ProgID="Equation.3" ShapeID="_x0000_i1027" DrawAspect="Content" ObjectID="_1821582115" r:id="rId22"/>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44F38">
      <w:pPr>
        <w:tabs>
          <w:tab w:val="center" w:pos="4320"/>
        </w:tabs>
      </w:pPr>
      <w:r w:rsidRPr="00847EF0">
        <w:t>and</w:t>
      </w:r>
    </w:p>
    <w:p w14:paraId="30868C32" w14:textId="21AEA64E" w:rsidR="00847EF0" w:rsidRPr="00847EF0" w:rsidRDefault="00847EF0" w:rsidP="00D44F38">
      <w:pPr>
        <w:tabs>
          <w:tab w:val="center" w:pos="4320"/>
        </w:tabs>
      </w:pPr>
      <w:r w:rsidRPr="00847EF0">
        <w:tab/>
      </w:r>
      <w:r w:rsidRPr="00847EF0">
        <w:object w:dxaOrig="1719" w:dyaOrig="680" w14:anchorId="5A90E4BA">
          <v:shape id="_x0000_i1028" type="#_x0000_t75" style="width:86.4pt;height:36.6pt" o:ole="">
            <v:imagedata r:id="rId23" o:title=""/>
          </v:shape>
          <o:OLEObject Type="Embed" ProgID="Equation.3" ShapeID="_x0000_i1028" DrawAspect="Content" ObjectID="_1821582116" r:id="rId24"/>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5" o:title=""/>
          </v:shape>
          <o:OLEObject Type="Embed" ProgID="Equation.3" ShapeID="_x0000_i1029" DrawAspect="Content" ObjectID="_1821582117" r:id="rId26"/>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7" o:title=""/>
          </v:shape>
          <o:OLEObject Type="Embed" ProgID="Equation.3" ShapeID="_x0000_i1030" DrawAspect="Content" ObjectID="_1821582118" r:id="rId28"/>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7" w:name="_Toc157062473"/>
      <w:r>
        <w:t>Leaching</w:t>
      </w:r>
      <w:bookmarkEnd w:id="77"/>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8"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8"/>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44F38">
      <w:pPr>
        <w:tabs>
          <w:tab w:val="center" w:pos="4320"/>
          <w:tab w:val="right" w:pos="9270"/>
        </w:tabs>
      </w:pPr>
    </w:p>
    <w:p w14:paraId="337140E1" w14:textId="54B70320" w:rsidR="00E21757" w:rsidRDefault="00E21757" w:rsidP="00D44F38">
      <w:pPr>
        <w:tabs>
          <w:tab w:val="center" w:pos="4320"/>
          <w:tab w:val="right" w:pos="9270"/>
        </w:tabs>
      </w:pPr>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44F38">
      <w:pPr>
        <w:tabs>
          <w:tab w:val="center" w:pos="4320"/>
          <w:tab w:val="right" w:pos="9270"/>
        </w:tabs>
      </w:pPr>
    </w:p>
    <w:p w14:paraId="3941A40B" w14:textId="77777777" w:rsidR="00E21757" w:rsidRDefault="00E21757" w:rsidP="00D44F38">
      <w:pPr>
        <w:tabs>
          <w:tab w:val="center" w:pos="4320"/>
          <w:tab w:val="right" w:pos="9270"/>
        </w:tabs>
      </w:pPr>
    </w:p>
    <w:p w14:paraId="4B892000" w14:textId="35F3F6CD" w:rsidR="005F3AE6" w:rsidRDefault="004C39FB" w:rsidP="00D44F38">
      <w:pPr>
        <w:tabs>
          <w:tab w:val="center" w:pos="4320"/>
          <w:tab w:val="right" w:pos="9270"/>
        </w:tabs>
      </w:pPr>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44F38">
      <w:pPr>
        <w:tabs>
          <w:tab w:val="center" w:pos="4320"/>
          <w:tab w:val="right" w:pos="9270"/>
        </w:tabs>
      </w:pPr>
    </w:p>
    <w:p w14:paraId="40DC8FD9" w14:textId="7CF32432" w:rsidR="00864592" w:rsidRDefault="00864592" w:rsidP="00D44F3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44F3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9" w:name="_Toc157062474"/>
      <w:r>
        <w:t>Erosion</w:t>
      </w:r>
      <w:bookmarkEnd w:id="79"/>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44F38">
      <w:pPr>
        <w:tabs>
          <w:tab w:val="center" w:pos="4320"/>
          <w:tab w:val="right" w:pos="927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44F38">
      <w:pPr>
        <w:tabs>
          <w:tab w:val="center" w:pos="4320"/>
          <w:tab w:val="right" w:pos="9270"/>
        </w:tabs>
      </w:pPr>
    </w:p>
    <w:p w14:paraId="3ED918FB" w14:textId="77777777" w:rsidR="005F3AE6" w:rsidRDefault="007742C4" w:rsidP="00D44F38">
      <w:pPr>
        <w:tabs>
          <w:tab w:val="center" w:pos="4320"/>
          <w:tab w:val="right" w:pos="927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lastRenderedPageBreak/>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44F38">
      <w:pPr>
        <w:tabs>
          <w:tab w:val="center" w:pos="4320"/>
          <w:tab w:val="right" w:pos="936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lastRenderedPageBreak/>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80" w:name="_Toc157062475"/>
      <w:r>
        <w:t xml:space="preserve">Time of Concentration: </w:t>
      </w:r>
      <w:r w:rsidR="00202175">
        <w:t>V</w:t>
      </w:r>
      <w:r>
        <w:t>elocity Method</w:t>
      </w:r>
      <w:bookmarkEnd w:id="80"/>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44F3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44F38">
      <w:pPr>
        <w:tabs>
          <w:tab w:val="center" w:pos="432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44F38">
      <w:pPr>
        <w:tabs>
          <w:tab w:val="center" w:pos="432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81" w:name="_Toc157062476"/>
      <w:r>
        <w:t>Time of Concentration: Watershed Lag Method</w:t>
      </w:r>
      <w:bookmarkEnd w:id="81"/>
    </w:p>
    <w:p w14:paraId="4FDEC6FC" w14:textId="3084A3F7" w:rsidR="004216DA" w:rsidRDefault="004216DA" w:rsidP="00D35FC7"/>
    <w:p w14:paraId="0CADCBF3" w14:textId="434292EB" w:rsidR="0061720E" w:rsidRDefault="0061720E" w:rsidP="00D35FC7">
      <w:r>
        <w:lastRenderedPageBreak/>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44F38">
      <w:pPr>
        <w:tabs>
          <w:tab w:val="center" w:pos="4320"/>
          <w:tab w:val="right" w:pos="936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C05760">
      <w:pPr>
        <w:pStyle w:val="Heading2"/>
      </w:pPr>
      <w:bookmarkStart w:id="82" w:name="_Toc157062477"/>
      <w:r>
        <w:t xml:space="preserve">Soil </w:t>
      </w:r>
      <w:r w:rsidR="00715921">
        <w:t>Temperature</w:t>
      </w:r>
      <w:bookmarkEnd w:id="82"/>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3" w:name="_Toc157062478"/>
      <w:r w:rsidRPr="002D6560">
        <w:t>Thermal Diffusivity</w:t>
      </w:r>
      <w:bookmarkEnd w:id="83"/>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4"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w:t>
      </w:r>
      <w:r w:rsidR="00990249">
        <w:lastRenderedPageBreak/>
        <w:t xml:space="preserve">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28AA3578" w:rsidR="0094169F" w:rsidRPr="00D44F38" w:rsidDel="0094169F" w:rsidRDefault="00D44F38" w:rsidP="00D44F38">
      <w:pPr>
        <w:tabs>
          <w:tab w:val="center" w:pos="4320"/>
          <w:tab w:val="right" w:pos="9360"/>
        </w:tabs>
        <w:rPr>
          <w:del w:id="85" w:author="Dirk Young" w:date="2023-04-28T13:32:00Z"/>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r>
        <w:rPr>
          <w:rFonts w:eastAsiaTheme="minorEastAsia"/>
        </w:rPr>
        <w:tab/>
        <w:t>(4-27)</w:t>
      </w:r>
    </w:p>
    <w:p w14:paraId="56DF1F33" w14:textId="77777777" w:rsidR="0094169F" w:rsidDel="0094169F" w:rsidRDefault="0094169F" w:rsidP="00D35FC7">
      <w:pPr>
        <w:rPr>
          <w:del w:id="86" w:author="Dirk Young" w:date="2023-04-28T13:32:00Z"/>
        </w:rPr>
      </w:pPr>
    </w:p>
    <w:p w14:paraId="51781459" w14:textId="77777777" w:rsidR="004501DC" w:rsidRDefault="004501DC" w:rsidP="00D35FC7"/>
    <w:p w14:paraId="4E18AB14" w14:textId="0ED78EB4" w:rsidR="004501DC" w:rsidRPr="00D44F38" w:rsidRDefault="00D44F38" w:rsidP="00D44F38">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7"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w:bookmarkEnd w:id="87"/>
      <w:r>
        <w:rPr>
          <w:rFonts w:eastAsiaTheme="minorEastAsia"/>
        </w:rPr>
        <w:tab/>
        <w:t>(4-28)</w:t>
      </w:r>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EF6AF90" w14:textId="77777777" w:rsidR="005F3AE6" w:rsidRDefault="005F3AE6" w:rsidP="00D35FC7"/>
    <w:p w14:paraId="68B9FA8E" w14:textId="1758797B"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r w:rsidR="0013053D">
        <w:t>volume</w:t>
      </w:r>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2224E6">
      <w:pPr>
        <w:tabs>
          <w:tab w:val="center" w:pos="4320"/>
        </w:tabs>
      </w:pPr>
    </w:p>
    <w:p w14:paraId="199DD91F" w14:textId="3611EA6E" w:rsidR="005F3AE6" w:rsidRDefault="00656A5D" w:rsidP="002224E6">
      <w:pPr>
        <w:tabs>
          <w:tab w:val="center" w:pos="4320"/>
          <w:tab w:val="right" w:pos="9360"/>
        </w:tabs>
      </w:pPr>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2224E6">
      <w:pPr>
        <w:tabs>
          <w:tab w:val="center" w:pos="4320"/>
          <w:tab w:val="right" w:pos="9360"/>
        </w:tabs>
      </w:pPr>
    </w:p>
    <w:p w14:paraId="0FBBE812" w14:textId="7AB97D26" w:rsidR="005F3AE6" w:rsidRDefault="00CD1D49" w:rsidP="002224E6">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D44F38">
        <w:rPr>
          <w:rFonts w:eastAsiaTheme="minorEastAsia"/>
        </w:rPr>
        <w:t>29</w:t>
      </w:r>
      <w:r w:rsidR="00C351C1">
        <w:rPr>
          <w:rFonts w:eastAsiaTheme="minorEastAsia"/>
        </w:rPr>
        <w:t>)</w:t>
      </w:r>
    </w:p>
    <w:p w14:paraId="36C2AA58" w14:textId="77777777" w:rsidR="00802DB7" w:rsidRDefault="00802DB7" w:rsidP="002224E6">
      <w:pPr>
        <w:tabs>
          <w:tab w:val="center" w:pos="4320"/>
          <w:tab w:val="right" w:pos="9360"/>
        </w:tabs>
      </w:pPr>
    </w:p>
    <w:p w14:paraId="650DC776" w14:textId="3DDCAA84" w:rsidR="005F3AE6" w:rsidRDefault="0012768F" w:rsidP="002224E6">
      <w:pPr>
        <w:tabs>
          <w:tab w:val="center" w:pos="4320"/>
          <w:tab w:val="right" w:pos="9360"/>
        </w:tabs>
      </w:pPr>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2224E6">
      <w:pPr>
        <w:tabs>
          <w:tab w:val="center" w:pos="4320"/>
          <w:tab w:val="right" w:pos="9360"/>
        </w:tabs>
      </w:pPr>
    </w:p>
    <w:p w14:paraId="7B9E67BD" w14:textId="478069DA" w:rsidR="005F3AE6" w:rsidRDefault="00CD1D49" w:rsidP="002224E6">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D44F38">
        <w:t>0</w:t>
      </w:r>
      <w:r w:rsidR="00C351C1">
        <w:t>)</w:t>
      </w:r>
    </w:p>
    <w:p w14:paraId="06FEC2E3" w14:textId="77777777" w:rsidR="005F3AE6" w:rsidRDefault="005F3AE6" w:rsidP="002224E6">
      <w:pPr>
        <w:tabs>
          <w:tab w:val="center" w:pos="4320"/>
          <w:tab w:val="right" w:pos="9360"/>
        </w:tabs>
      </w:pPr>
    </w:p>
    <w:p w14:paraId="76873070" w14:textId="1CE77427" w:rsidR="005F3AE6" w:rsidRDefault="0012768F" w:rsidP="002224E6">
      <w:pPr>
        <w:tabs>
          <w:tab w:val="center" w:pos="4320"/>
          <w:tab w:val="right" w:pos="936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2224E6">
      <w:pPr>
        <w:tabs>
          <w:tab w:val="center" w:pos="4320"/>
          <w:tab w:val="right" w:pos="9360"/>
        </w:tabs>
      </w:pPr>
    </w:p>
    <w:p w14:paraId="10286A70" w14:textId="059B8236" w:rsidR="00CD1D49" w:rsidRDefault="00CD1D49" w:rsidP="002224E6">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88"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88"/>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D44F38">
        <w:rPr>
          <w:rFonts w:eastAsiaTheme="minorEastAsia"/>
        </w:rPr>
        <w:t>1</w:t>
      </w:r>
      <w:r w:rsidR="00C351C1">
        <w:rPr>
          <w:rFonts w:eastAsiaTheme="minorEastAsia"/>
        </w:rPr>
        <w:t>)</w:t>
      </w:r>
    </w:p>
    <w:p w14:paraId="7987F8FD" w14:textId="310D3C64" w:rsidR="00CD1D49" w:rsidRDefault="002A7EDA" w:rsidP="002224E6">
      <w:pPr>
        <w:tabs>
          <w:tab w:val="center" w:pos="4320"/>
          <w:tab w:val="right" w:pos="936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3C3D969B" w:rsidR="005F3AE6" w:rsidRDefault="00CD1D49" w:rsidP="002224E6">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D44F38">
        <w:rPr>
          <w:rFonts w:eastAsiaTheme="minorEastAsia"/>
        </w:rPr>
        <w:t>2</w:t>
      </w:r>
      <w:r w:rsidR="00C351C1">
        <w:rPr>
          <w:rFonts w:eastAsiaTheme="minorEastAsia"/>
        </w:rPr>
        <w:t>)</w:t>
      </w:r>
    </w:p>
    <w:p w14:paraId="629B9378" w14:textId="77777777" w:rsidR="00CD1D49" w:rsidRDefault="00CD1D49" w:rsidP="002224E6">
      <w:pPr>
        <w:tabs>
          <w:tab w:val="center" w:pos="4320"/>
          <w:tab w:val="right" w:pos="9360"/>
        </w:tabs>
      </w:pPr>
    </w:p>
    <w:p w14:paraId="05754461" w14:textId="4A277E41" w:rsidR="005F3AE6" w:rsidRDefault="002014C2" w:rsidP="002224E6">
      <w:pPr>
        <w:tabs>
          <w:tab w:val="center" w:pos="4320"/>
          <w:tab w:val="right" w:pos="9360"/>
        </w:tabs>
      </w:pPr>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2224E6">
      <w:pPr>
        <w:tabs>
          <w:tab w:val="center" w:pos="4320"/>
          <w:tab w:val="right" w:pos="9360"/>
        </w:tabs>
      </w:pPr>
    </w:p>
    <w:p w14:paraId="50C2F3DF" w14:textId="0052AC93" w:rsidR="0012586C" w:rsidRDefault="00CD1D49" w:rsidP="002224E6">
      <w:pPr>
        <w:tabs>
          <w:tab w:val="center" w:pos="4320"/>
          <w:tab w:val="right" w:pos="9360"/>
        </w:tabs>
        <w:rPr>
          <w:rFonts w:eastAsiaTheme="minorEastAsia"/>
        </w:rPr>
      </w:pPr>
      <w:r>
        <w:rPr>
          <w:rFonts w:ascii="Symbol" w:eastAsiaTheme="minorEastAsia"/>
        </w:rPr>
        <w:lastRenderedPageBreak/>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w:t>
      </w:r>
      <w:r w:rsidR="00D44F38">
        <w:rPr>
          <w:rFonts w:ascii="Symbol" w:eastAsiaTheme="minorEastAsia"/>
        </w:rPr>
        <w:t>3</w:t>
      </w:r>
      <w:r w:rsidR="0012586C">
        <w:rPr>
          <w:rFonts w:ascii="Symbol" w:eastAsiaTheme="minorEastAsia"/>
        </w:rPr>
        <w:t>)</w:t>
      </w:r>
      <w:r w:rsidR="0012586C">
        <w:rPr>
          <w:rFonts w:eastAsiaTheme="minorEastAsia"/>
        </w:rPr>
        <w:br/>
      </w:r>
      <w:r>
        <w:rPr>
          <w:rFonts w:eastAsiaTheme="minorEastAsia"/>
        </w:rPr>
        <w:tab/>
      </w:r>
    </w:p>
    <w:p w14:paraId="1777CB70" w14:textId="77777777" w:rsidR="005F3AE6" w:rsidRDefault="00E91521" w:rsidP="002224E6">
      <w:pPr>
        <w:tabs>
          <w:tab w:val="center" w:pos="4320"/>
          <w:tab w:val="right" w:pos="936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2224E6">
      <w:pPr>
        <w:tabs>
          <w:tab w:val="center" w:pos="4320"/>
          <w:tab w:val="right" w:pos="9360"/>
        </w:tabs>
      </w:pPr>
    </w:p>
    <w:p w14:paraId="2C575B4E" w14:textId="3DA8F7C3" w:rsidR="005F3AE6" w:rsidRDefault="00CD1D49" w:rsidP="002224E6">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D44F38">
        <w:rPr>
          <w:rFonts w:eastAsiaTheme="minorEastAsia"/>
        </w:rPr>
        <w:t>4</w:t>
      </w:r>
      <w:r w:rsidR="00C351C1">
        <w:rPr>
          <w:rFonts w:eastAsiaTheme="minorEastAsia"/>
        </w:rPr>
        <w:t>)</w:t>
      </w:r>
    </w:p>
    <w:p w14:paraId="2E5689BE" w14:textId="77777777" w:rsidR="005F3AE6" w:rsidRDefault="005F3AE6" w:rsidP="002224E6">
      <w:pPr>
        <w:tabs>
          <w:tab w:val="center" w:pos="4320"/>
          <w:tab w:val="right" w:pos="9360"/>
        </w:tabs>
      </w:pPr>
    </w:p>
    <w:p w14:paraId="48EEFFA9" w14:textId="77777777" w:rsidR="005F3AE6" w:rsidRDefault="000E7297" w:rsidP="002224E6">
      <w:pPr>
        <w:tabs>
          <w:tab w:val="center" w:pos="4320"/>
          <w:tab w:val="right" w:pos="936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685F161E" w:rsidR="005F3AE6" w:rsidRDefault="00EF25EF" w:rsidP="002224E6">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D44F38">
        <w:rPr>
          <w:rFonts w:eastAsiaTheme="minorEastAsia"/>
        </w:rPr>
        <w:t>5</w:t>
      </w:r>
      <w:r w:rsidR="00C351C1" w:rsidRPr="00C351C1">
        <w:rPr>
          <w:rFonts w:eastAsiaTheme="minorEastAsia"/>
        </w:rPr>
        <w:t>)</w:t>
      </w:r>
    </w:p>
    <w:p w14:paraId="1A37D7B6" w14:textId="77777777" w:rsidR="005F3AE6" w:rsidRDefault="005F3AE6" w:rsidP="002224E6">
      <w:pPr>
        <w:tabs>
          <w:tab w:val="center" w:pos="4320"/>
          <w:tab w:val="right" w:pos="9360"/>
        </w:tabs>
      </w:pPr>
    </w:p>
    <w:p w14:paraId="7D7326BD" w14:textId="73FA9E5C" w:rsidR="0013053D" w:rsidRDefault="00EF25EF" w:rsidP="002224E6">
      <w:pPr>
        <w:tabs>
          <w:tab w:val="center" w:pos="4320"/>
          <w:tab w:val="right" w:pos="936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4ECFEBFE" w14:textId="77777777" w:rsidR="0013053D" w:rsidRDefault="0013053D" w:rsidP="002224E6">
      <w:pPr>
        <w:tabs>
          <w:tab w:val="center" w:pos="4320"/>
          <w:tab w:val="right" w:pos="9360"/>
        </w:tabs>
      </w:pPr>
    </w:p>
    <w:p w14:paraId="47AB9849" w14:textId="752A423E" w:rsidR="0013053D" w:rsidRDefault="0013053D" w:rsidP="002224E6">
      <w:pPr>
        <w:tabs>
          <w:tab w:val="center" w:pos="4320"/>
          <w:tab w:val="right" w:pos="9360"/>
        </w:tabs>
      </w:pPr>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w:t>
      </w:r>
      <w:r w:rsidR="002224E6">
        <w:t>6</w:t>
      </w:r>
      <w:r>
        <w:t>)</w:t>
      </w:r>
    </w:p>
    <w:p w14:paraId="45327AF0" w14:textId="77777777" w:rsidR="005F3AE6" w:rsidRDefault="005F3AE6" w:rsidP="002224E6">
      <w:pPr>
        <w:tabs>
          <w:tab w:val="center" w:pos="4320"/>
          <w:tab w:val="right" w:pos="9360"/>
        </w:tabs>
      </w:pPr>
    </w:p>
    <w:p w14:paraId="3CA32786" w14:textId="0DB334C7" w:rsidR="005F3AE6" w:rsidRDefault="00686632" w:rsidP="002224E6">
      <w:pPr>
        <w:tabs>
          <w:tab w:val="center" w:pos="4320"/>
          <w:tab w:val="right" w:pos="936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A770AA">
        <w:t xml:space="preserve">soil </w:t>
      </w:r>
      <w:r w:rsidR="00256E61">
        <w:t xml:space="preserve">organic </w:t>
      </w:r>
      <w:r w:rsidR="00A770AA">
        <w:t>matter</w:t>
      </w:r>
      <w:r w:rsidR="00256E61">
        <w:t>.</w:t>
      </w:r>
    </w:p>
    <w:p w14:paraId="5A300D74" w14:textId="77777777" w:rsidR="005F3AE6" w:rsidRDefault="005F3AE6" w:rsidP="002224E6">
      <w:pPr>
        <w:tabs>
          <w:tab w:val="center" w:pos="4320"/>
          <w:tab w:val="right" w:pos="9360"/>
        </w:tabs>
      </w:pPr>
    </w:p>
    <w:p w14:paraId="008109D0" w14:textId="77777777" w:rsidR="005F3AE6" w:rsidRDefault="00EF25EF" w:rsidP="002224E6">
      <w:pPr>
        <w:tabs>
          <w:tab w:val="center" w:pos="4320"/>
          <w:tab w:val="right" w:pos="936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2224E6">
      <w:pPr>
        <w:tabs>
          <w:tab w:val="center" w:pos="4320"/>
          <w:tab w:val="right" w:pos="9360"/>
        </w:tabs>
      </w:pPr>
    </w:p>
    <w:p w14:paraId="5EAE328D" w14:textId="2E4DFA87" w:rsidR="005F3AE6" w:rsidRDefault="00CD1D49" w:rsidP="002224E6">
      <w:pPr>
        <w:tabs>
          <w:tab w:val="center" w:pos="4320"/>
          <w:tab w:val="right" w:pos="936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2224E6">
        <w:t>7</w:t>
      </w:r>
      <w:r w:rsidR="00C351C1">
        <w:t>)</w:t>
      </w:r>
    </w:p>
    <w:p w14:paraId="5BD6407C" w14:textId="77777777" w:rsidR="005F3AE6" w:rsidRDefault="005F3AE6" w:rsidP="002224E6">
      <w:pPr>
        <w:tabs>
          <w:tab w:val="center" w:pos="4320"/>
        </w:tabs>
      </w:pPr>
    </w:p>
    <w:p w14:paraId="4574B927" w14:textId="77777777" w:rsidR="005F3AE6" w:rsidRDefault="0031526B" w:rsidP="00EB6DCA">
      <w:pPr>
        <w:pStyle w:val="Heading3"/>
      </w:pPr>
      <w:bookmarkStart w:id="89" w:name="_Toc157062479"/>
      <w:r w:rsidRPr="0031526B">
        <w:t xml:space="preserve">Upper </w:t>
      </w:r>
      <w:r w:rsidRPr="002D6560">
        <w:t>Boundary</w:t>
      </w:r>
      <w:r w:rsidRPr="0031526B">
        <w:t xml:space="preserve"> Temperature</w:t>
      </w:r>
      <w:bookmarkEnd w:id="89"/>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50BFCBBD" w:rsidR="005F3AE6" w:rsidRDefault="00CD1D49" w:rsidP="002224E6">
      <w:pPr>
        <w:tabs>
          <w:tab w:val="center" w:pos="4320"/>
          <w:tab w:val="right" w:pos="927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2224E6">
        <w:t>8</w:t>
      </w:r>
      <w:r w:rsidR="00C351C1">
        <w:t>)</w:t>
      </w:r>
    </w:p>
    <w:p w14:paraId="68E7ACA6" w14:textId="77777777" w:rsidR="005F3AE6" w:rsidRDefault="00EF25EF" w:rsidP="002224E6">
      <w:pPr>
        <w:tabs>
          <w:tab w:val="center" w:pos="4320"/>
          <w:tab w:val="right" w:pos="9270"/>
        </w:tabs>
      </w:pPr>
      <w:r>
        <w:t xml:space="preserve">  </w:t>
      </w:r>
    </w:p>
    <w:p w14:paraId="1AD73F36" w14:textId="77777777" w:rsidR="005F3AE6" w:rsidRDefault="00627613" w:rsidP="002224E6">
      <w:pPr>
        <w:tabs>
          <w:tab w:val="center" w:pos="4320"/>
          <w:tab w:val="right" w:pos="9270"/>
        </w:tabs>
      </w:pPr>
      <w:r>
        <w:t>The</w:t>
      </w:r>
      <w:r w:rsidR="00135674">
        <w:t>n the</w:t>
      </w:r>
      <w:r>
        <w:t xml:space="preserve"> heat transfer coefficient (HTC) at the air-surface interface (cm/d) is estimated as</w:t>
      </w:r>
      <w:r w:rsidR="00CF4AC8">
        <w:t>:</w:t>
      </w:r>
    </w:p>
    <w:p w14:paraId="4EA0CB77" w14:textId="77777777" w:rsidR="00802DB7" w:rsidRDefault="00802DB7" w:rsidP="002224E6">
      <w:pPr>
        <w:tabs>
          <w:tab w:val="center" w:pos="4320"/>
          <w:tab w:val="right" w:pos="9270"/>
        </w:tabs>
      </w:pPr>
    </w:p>
    <w:p w14:paraId="09AA6DB3" w14:textId="799CBB9B" w:rsidR="005F3AE6" w:rsidRDefault="002370A2" w:rsidP="002224E6">
      <w:pPr>
        <w:tabs>
          <w:tab w:val="center" w:pos="4320"/>
          <w:tab w:val="right" w:pos="927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2224E6">
        <w:rPr>
          <w:rFonts w:eastAsiaTheme="minorEastAsia"/>
        </w:rPr>
        <w:t>39</w:t>
      </w:r>
      <w:r w:rsidR="006B50A9">
        <w:rPr>
          <w:rFonts w:eastAsiaTheme="minorEastAsia"/>
        </w:rPr>
        <w:t>)</w:t>
      </w:r>
    </w:p>
    <w:p w14:paraId="6A3F1ADB" w14:textId="77777777" w:rsidR="00802DB7" w:rsidRDefault="00802DB7" w:rsidP="002224E6">
      <w:pPr>
        <w:tabs>
          <w:tab w:val="center" w:pos="4320"/>
          <w:tab w:val="right" w:pos="9270"/>
        </w:tabs>
      </w:pPr>
    </w:p>
    <w:p w14:paraId="11F6318E" w14:textId="77777777" w:rsidR="005F3AE6" w:rsidRDefault="009802B8" w:rsidP="002224E6">
      <w:pPr>
        <w:tabs>
          <w:tab w:val="center" w:pos="4320"/>
          <w:tab w:val="right" w:pos="9270"/>
        </w:tabs>
      </w:pPr>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2224E6">
      <w:pPr>
        <w:tabs>
          <w:tab w:val="center" w:pos="4320"/>
          <w:tab w:val="right" w:pos="9270"/>
        </w:tabs>
      </w:pPr>
      <w:r>
        <w:t>WIND = Wind speed (cm/d)</w:t>
      </w:r>
    </w:p>
    <w:p w14:paraId="70DD348C" w14:textId="77777777" w:rsidR="005F3AE6" w:rsidRDefault="0087371B" w:rsidP="002224E6">
      <w:pPr>
        <w:tabs>
          <w:tab w:val="center" w:pos="4320"/>
          <w:tab w:val="right" w:pos="9270"/>
        </w:tabs>
      </w:pPr>
      <w:r>
        <w:t xml:space="preserve">WIND Ref Height = </w:t>
      </w:r>
      <w:r w:rsidR="00FB5CB0">
        <w:t xml:space="preserve">Wind reference height </w:t>
      </w:r>
      <w:r>
        <w:t>(m)</w:t>
      </w:r>
    </w:p>
    <w:p w14:paraId="7135C522" w14:textId="77777777" w:rsidR="005F3AE6" w:rsidRDefault="0087371B" w:rsidP="002224E6">
      <w:pPr>
        <w:tabs>
          <w:tab w:val="center" w:pos="4320"/>
          <w:tab w:val="right" w:pos="9270"/>
        </w:tabs>
      </w:pPr>
      <w:r>
        <w:t>D = Zero displacement height (m)</w:t>
      </w:r>
    </w:p>
    <w:p w14:paraId="36D8A74F" w14:textId="77777777" w:rsidR="005F3AE6" w:rsidRDefault="0087371B" w:rsidP="002224E6">
      <w:pPr>
        <w:tabs>
          <w:tab w:val="center" w:pos="4320"/>
          <w:tab w:val="right" w:pos="9270"/>
        </w:tabs>
      </w:pPr>
      <w:r>
        <w:t>Z</w:t>
      </w:r>
      <w:r w:rsidRPr="0087371B">
        <w:rPr>
          <w:vertAlign w:val="subscript"/>
        </w:rPr>
        <w:t>o</w:t>
      </w:r>
      <w:r>
        <w:t xml:space="preserve"> = Roughness length (m)</w:t>
      </w:r>
    </w:p>
    <w:p w14:paraId="30974237" w14:textId="77777777" w:rsidR="005F3AE6" w:rsidRDefault="005F3AE6" w:rsidP="002224E6">
      <w:pPr>
        <w:tabs>
          <w:tab w:val="center" w:pos="4320"/>
          <w:tab w:val="right" w:pos="9270"/>
        </w:tabs>
      </w:pPr>
    </w:p>
    <w:p w14:paraId="35D3FA85" w14:textId="77777777" w:rsidR="005F3AE6" w:rsidRDefault="00C12793" w:rsidP="002224E6">
      <w:pPr>
        <w:tabs>
          <w:tab w:val="center" w:pos="4320"/>
          <w:tab w:val="right" w:pos="9270"/>
        </w:tabs>
      </w:pPr>
      <w:r>
        <w:t>The Energy Balance equation at the air-soil interface is summarized as</w:t>
      </w:r>
      <w:r w:rsidR="00135674">
        <w:t>:</w:t>
      </w:r>
      <w:r>
        <w:t xml:space="preserve"> </w:t>
      </w:r>
    </w:p>
    <w:p w14:paraId="203E7F2F" w14:textId="77777777" w:rsidR="005F3AE6" w:rsidRDefault="005F3AE6" w:rsidP="002224E6">
      <w:pPr>
        <w:tabs>
          <w:tab w:val="center" w:pos="4320"/>
          <w:tab w:val="right" w:pos="9270"/>
        </w:tabs>
      </w:pPr>
    </w:p>
    <w:p w14:paraId="18A1F0C3" w14:textId="0B969FDC" w:rsidR="005F3AE6" w:rsidRDefault="002370A2" w:rsidP="002224E6">
      <w:pPr>
        <w:tabs>
          <w:tab w:val="center" w:pos="4320"/>
          <w:tab w:val="right" w:pos="9270"/>
        </w:tabs>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2224E6">
        <w:t>0</w:t>
      </w:r>
      <w:r w:rsidR="00C351C1" w:rsidRPr="00C351C1">
        <w:t>)</w:t>
      </w:r>
    </w:p>
    <w:p w14:paraId="179E35A5" w14:textId="77777777" w:rsidR="005F3AE6" w:rsidRDefault="005F3AE6" w:rsidP="002224E6">
      <w:pPr>
        <w:tabs>
          <w:tab w:val="center" w:pos="4320"/>
          <w:tab w:val="right" w:pos="9270"/>
        </w:tabs>
      </w:pPr>
    </w:p>
    <w:p w14:paraId="2B7CB563" w14:textId="34020A22" w:rsidR="005F3AE6" w:rsidRDefault="00C32403" w:rsidP="00D35FC7">
      <w:r>
        <w:lastRenderedPageBreak/>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2224E6">
      <w:pPr>
        <w:jc w:val="both"/>
      </w:pPr>
    </w:p>
    <w:p w14:paraId="022F5309" w14:textId="6AB09617" w:rsidR="005F3AE6" w:rsidRDefault="002224E6" w:rsidP="002224E6">
      <w:pPr>
        <w:tabs>
          <w:tab w:val="left" w:pos="2970"/>
          <w:tab w:val="right" w:pos="9270"/>
        </w:tabs>
      </w:pPr>
      <w:r>
        <w:tab/>
      </w:r>
      <w:r w:rsidR="00B23E9C">
        <w:t>q</w:t>
      </w:r>
      <w:r w:rsidR="00B23E9C" w:rsidRPr="00C12793">
        <w:rPr>
          <w:vertAlign w:val="subscript"/>
        </w:rPr>
        <w:t>lw</w:t>
      </w:r>
      <w:r w:rsidR="00984BE1">
        <w:rPr>
          <w:vertAlign w:val="subscript"/>
        </w:rPr>
        <w:t>,atm</w:t>
      </w:r>
      <w:r>
        <w:rPr>
          <w:vertAlign w:val="subscript"/>
        </w:rPr>
        <w:t xml:space="preserve"> </w:t>
      </w:r>
      <w:r w:rsidR="00B23E9C">
        <w:t>= EMISS * 0.936e-5 * T</w:t>
      </w:r>
      <w:r w:rsidR="00B23E9C" w:rsidRPr="00B23E9C">
        <w:rPr>
          <w:vertAlign w:val="superscript"/>
        </w:rPr>
        <w:t>2</w:t>
      </w:r>
      <w:r w:rsidR="00B23E9C">
        <w:t xml:space="preserve"> * 11.7e-8</w:t>
      </w:r>
      <w:r>
        <w:tab/>
      </w:r>
      <w:r w:rsidR="00474FDC">
        <w:t>(4-4</w:t>
      </w:r>
      <w:r>
        <w:t>1</w:t>
      </w:r>
      <w:r w:rsidR="00474FDC">
        <w:t>)</w:t>
      </w:r>
    </w:p>
    <w:p w14:paraId="6C9138EA" w14:textId="577AD8C8" w:rsidR="005F3AE6" w:rsidRDefault="002224E6" w:rsidP="002224E6">
      <w:pPr>
        <w:tabs>
          <w:tab w:val="left" w:pos="2970"/>
          <w:tab w:val="right" w:pos="9270"/>
        </w:tabs>
      </w:pPr>
      <w:r>
        <w:tab/>
      </w:r>
      <w:r w:rsidR="00984BE1">
        <w:t>q</w:t>
      </w:r>
      <w:r w:rsidR="00984BE1" w:rsidRPr="00C12793">
        <w:rPr>
          <w:vertAlign w:val="subscript"/>
        </w:rPr>
        <w:t>lw</w:t>
      </w:r>
      <w:r w:rsidR="00984BE1">
        <w:rPr>
          <w:vertAlign w:val="subscript"/>
        </w:rPr>
        <w:t>,soil</w:t>
      </w:r>
      <w:r>
        <w:rPr>
          <w:vertAlign w:val="subscript"/>
        </w:rPr>
        <w:t xml:space="preserve">  </w:t>
      </w:r>
      <w:r w:rsidR="00984BE1">
        <w:t>= EMISS * 11.7e-8</w:t>
      </w:r>
      <w:r w:rsidR="00A325F2">
        <w:tab/>
      </w:r>
      <w:r w:rsidR="00474FDC">
        <w:t>(4-4</w:t>
      </w:r>
      <w:r w:rsidR="00457C0E">
        <w:t>2</w:t>
      </w:r>
      <w:r w:rsidR="00474FDC">
        <w:t>)</w:t>
      </w:r>
    </w:p>
    <w:p w14:paraId="1A414F24" w14:textId="5E35D6C3" w:rsidR="005F3AE6" w:rsidRDefault="002224E6" w:rsidP="002224E6">
      <w:pPr>
        <w:tabs>
          <w:tab w:val="left" w:pos="2970"/>
          <w:tab w:val="center" w:pos="4230"/>
          <w:tab w:val="right" w:pos="9270"/>
        </w:tabs>
      </w:pPr>
      <w:r>
        <w:tab/>
      </w:r>
      <w:r w:rsidR="00B23E9C">
        <w:t>q</w:t>
      </w:r>
      <w:r w:rsidR="00B23E9C" w:rsidRPr="00C12793">
        <w:rPr>
          <w:vertAlign w:val="subscript"/>
        </w:rPr>
        <w:t>e</w:t>
      </w:r>
      <w:r>
        <w:rPr>
          <w:vertAlign w:val="subscript"/>
        </w:rPr>
        <w:t xml:space="preserve"> </w:t>
      </w:r>
      <w:r w:rsidR="00B23E9C">
        <w:t>= 580.0 * EVAP * 1.0</w:t>
      </w:r>
      <w:r w:rsidR="00474FDC">
        <w:t xml:space="preserve"> </w:t>
      </w:r>
      <w:r w:rsidR="00474FDC">
        <w:tab/>
        <w:t>(4-4</w:t>
      </w:r>
      <w:r w:rsidR="00457C0E">
        <w:t>3</w:t>
      </w:r>
      <w:r w:rsidR="00474FDC">
        <w:t>)</w:t>
      </w:r>
    </w:p>
    <w:p w14:paraId="5685D24C" w14:textId="1DF61FFE" w:rsidR="005F3AE6" w:rsidRDefault="002224E6" w:rsidP="002224E6">
      <w:pPr>
        <w:tabs>
          <w:tab w:val="left" w:pos="2970"/>
          <w:tab w:val="center" w:pos="4230"/>
          <w:tab w:val="right" w:pos="9270"/>
        </w:tabs>
      </w:pPr>
      <w:r>
        <w:tab/>
      </w:r>
      <w:r w:rsidR="00984BE1">
        <w:t>q</w:t>
      </w:r>
      <w:r w:rsidR="00984BE1">
        <w:rPr>
          <w:vertAlign w:val="subscript"/>
        </w:rPr>
        <w:t>c</w:t>
      </w:r>
      <w:r>
        <w:rPr>
          <w:vertAlign w:val="subscript"/>
        </w:rPr>
        <w:t xml:space="preserve"> </w:t>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t>(4-4</w:t>
      </w:r>
      <w:r w:rsidR="00457C0E">
        <w:t>4</w:t>
      </w:r>
      <w:r w:rsidR="00474FDC">
        <w:t>)</w:t>
      </w:r>
    </w:p>
    <w:p w14:paraId="66E18C9E" w14:textId="61FB61EE" w:rsidR="005F3AE6" w:rsidRDefault="002224E6" w:rsidP="002224E6">
      <w:pPr>
        <w:tabs>
          <w:tab w:val="left" w:pos="2970"/>
          <w:tab w:val="center" w:pos="4230"/>
          <w:tab w:val="right" w:pos="9270"/>
        </w:tabs>
      </w:pPr>
      <w:r>
        <w:tab/>
      </w:r>
      <w:r w:rsidR="00984BE1">
        <w:t>q</w:t>
      </w:r>
      <w:r w:rsidR="00984BE1" w:rsidRPr="00C12793">
        <w:rPr>
          <w:vertAlign w:val="subscript"/>
        </w:rPr>
        <w:t>s</w:t>
      </w:r>
      <w:r>
        <w:rPr>
          <w:vertAlign w:val="subscript"/>
        </w:rPr>
        <w:t xml:space="preserve"> </w:t>
      </w:r>
      <w:r w:rsidR="00984BE1" w:rsidRPr="00C12793">
        <w:t>=</w:t>
      </w:r>
      <w:r w:rsidR="00984BE1">
        <w:t xml:space="preserve"> (1- ABSOIL) * SOLRAD</w:t>
      </w:r>
      <w:r>
        <w:tab/>
      </w:r>
      <w:r w:rsidR="00474FDC">
        <w:t>(4-4</w:t>
      </w:r>
      <w:r w:rsidR="00457C0E">
        <w:t>5</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90" w:name="_Toc157062480"/>
      <w:r w:rsidRPr="0031526B">
        <w:t>Temperature</w:t>
      </w:r>
      <w:r>
        <w:t xml:space="preserve"> </w:t>
      </w:r>
      <w:r w:rsidR="006A2AB0">
        <w:t>D</w:t>
      </w:r>
      <w:r>
        <w:t xml:space="preserve">ependent </w:t>
      </w:r>
      <w:r w:rsidR="006A2AB0">
        <w:t>D</w:t>
      </w:r>
      <w:r>
        <w:t>egradation</w:t>
      </w:r>
      <w:bookmarkEnd w:id="90"/>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13CDD2D4" w:rsidR="005F3AE6" w:rsidRDefault="002370A2" w:rsidP="00457C0E">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457C0E">
        <w:rPr>
          <w:rFonts w:eastAsiaTheme="minorEastAsia"/>
        </w:rPr>
        <w:t>6</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91" w:name="_Toc376441533"/>
      <w:bookmarkStart w:id="92" w:name="_Toc376441534"/>
      <w:bookmarkStart w:id="93" w:name="_Toc376441535"/>
      <w:bookmarkStart w:id="94" w:name="_Toc376441536"/>
      <w:bookmarkStart w:id="95" w:name="_Toc376441537"/>
      <w:bookmarkStart w:id="96" w:name="_Toc376441538"/>
      <w:bookmarkStart w:id="97" w:name="_Toc376441539"/>
      <w:bookmarkStart w:id="98" w:name="_Toc376441540"/>
      <w:bookmarkStart w:id="99" w:name="_Toc376441541"/>
      <w:bookmarkStart w:id="100" w:name="_Toc376441542"/>
      <w:bookmarkStart w:id="101" w:name="_Toc376441543"/>
      <w:bookmarkStart w:id="102" w:name="_Toc376441544"/>
      <w:bookmarkStart w:id="103" w:name="_Toc376441545"/>
      <w:bookmarkStart w:id="104" w:name="_Toc376441546"/>
      <w:bookmarkStart w:id="105" w:name="_Toc376441547"/>
      <w:bookmarkStart w:id="106" w:name="_Toc376441548"/>
      <w:bookmarkStart w:id="107" w:name="_Toc376441549"/>
      <w:bookmarkStart w:id="108" w:name="_Toc376441550"/>
      <w:bookmarkStart w:id="109" w:name="_Toc376441551"/>
      <w:bookmarkStart w:id="110" w:name="_Toc376441552"/>
      <w:bookmarkStart w:id="111" w:name="_Toc376441553"/>
      <w:bookmarkStart w:id="112" w:name="_Toc376441554"/>
      <w:bookmarkStart w:id="113" w:name="_Toc376441555"/>
      <w:bookmarkStart w:id="114" w:name="_Toc376441556"/>
      <w:bookmarkStart w:id="115" w:name="_Toc376441557"/>
      <w:bookmarkStart w:id="116" w:name="_Toc376441558"/>
      <w:bookmarkStart w:id="117" w:name="_Toc376441559"/>
      <w:bookmarkStart w:id="118" w:name="_Toc376441560"/>
      <w:bookmarkStart w:id="119" w:name="_Toc376441561"/>
      <w:bookmarkStart w:id="120" w:name="_Toc365363870"/>
      <w:bookmarkStart w:id="121" w:name="_Toc365363922"/>
      <w:bookmarkStart w:id="122" w:name="_Toc365363980"/>
      <w:bookmarkStart w:id="123" w:name="_Toc365528299"/>
      <w:bookmarkStart w:id="124" w:name="_Toc376441562"/>
      <w:bookmarkStart w:id="125" w:name="_Toc365363871"/>
      <w:bookmarkStart w:id="126" w:name="_Toc365363923"/>
      <w:bookmarkStart w:id="127" w:name="_Toc365363981"/>
      <w:bookmarkStart w:id="128" w:name="_Toc365528300"/>
      <w:bookmarkStart w:id="129" w:name="_Toc376441563"/>
      <w:bookmarkStart w:id="130" w:name="_Toc365363872"/>
      <w:bookmarkStart w:id="131" w:name="_Toc365363924"/>
      <w:bookmarkStart w:id="132" w:name="_Toc365363982"/>
      <w:bookmarkStart w:id="133" w:name="_Toc365528301"/>
      <w:bookmarkStart w:id="134" w:name="_Toc376441564"/>
      <w:bookmarkStart w:id="135" w:name="_Toc365363873"/>
      <w:bookmarkStart w:id="136" w:name="_Toc365363925"/>
      <w:bookmarkStart w:id="137" w:name="_Toc365363983"/>
      <w:bookmarkStart w:id="138" w:name="_Toc365528302"/>
      <w:bookmarkStart w:id="139" w:name="_Toc376441565"/>
      <w:bookmarkStart w:id="140" w:name="_Toc365363874"/>
      <w:bookmarkStart w:id="141" w:name="_Toc365363926"/>
      <w:bookmarkStart w:id="142" w:name="_Toc365363984"/>
      <w:bookmarkStart w:id="143" w:name="_Toc365528303"/>
      <w:bookmarkStart w:id="144" w:name="_Toc376441566"/>
      <w:bookmarkStart w:id="145" w:name="_Toc365363875"/>
      <w:bookmarkStart w:id="146" w:name="_Toc365363927"/>
      <w:bookmarkStart w:id="147" w:name="_Toc365363985"/>
      <w:bookmarkStart w:id="148" w:name="_Toc365528304"/>
      <w:bookmarkStart w:id="149" w:name="_Toc376441567"/>
      <w:bookmarkStart w:id="150" w:name="_Toc365363876"/>
      <w:bookmarkStart w:id="151" w:name="_Toc365363928"/>
      <w:bookmarkStart w:id="152" w:name="_Toc365363986"/>
      <w:bookmarkStart w:id="153" w:name="_Toc365528305"/>
      <w:bookmarkStart w:id="154" w:name="_Toc376441568"/>
      <w:bookmarkStart w:id="155" w:name="_Toc365363877"/>
      <w:bookmarkStart w:id="156" w:name="_Toc365363929"/>
      <w:bookmarkStart w:id="157" w:name="_Toc365363987"/>
      <w:bookmarkStart w:id="158" w:name="_Toc365528306"/>
      <w:bookmarkStart w:id="159" w:name="_Toc376441569"/>
      <w:bookmarkStart w:id="160" w:name="_Toc365363878"/>
      <w:bookmarkStart w:id="161" w:name="_Toc365363930"/>
      <w:bookmarkStart w:id="162" w:name="_Toc365363988"/>
      <w:bookmarkStart w:id="163" w:name="_Toc365528307"/>
      <w:bookmarkStart w:id="164" w:name="_Toc376441570"/>
      <w:bookmarkStart w:id="165" w:name="_Toc15706248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t xml:space="preserve">Chemical Application </w:t>
      </w:r>
      <w:r w:rsidR="00A630A0">
        <w:t xml:space="preserve">&amp; </w:t>
      </w:r>
      <w:r>
        <w:t>Foliar Washoff</w:t>
      </w:r>
      <w:bookmarkEnd w:id="165"/>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01A30363" w14:textId="509A1CBE" w:rsidR="006B092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689D8CC0" w14:textId="1880CDE9" w:rsidR="006B0926" w:rsidRDefault="006B0926" w:rsidP="00D35FC7"/>
    <w:p w14:paraId="168B8447" w14:textId="073435DE" w:rsidR="006B0926" w:rsidRDefault="006B0926" w:rsidP="00C05760">
      <w:pPr>
        <w:pStyle w:val="Heading2"/>
      </w:pPr>
      <w:bookmarkStart w:id="166" w:name="_Toc157062482"/>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66"/>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167" w:name="_Hlk49243233"/>
      <w:r w:rsidR="00494C06" w:rsidRPr="00CD61C6">
        <w:t>(yellow shaded range)</w:t>
      </w:r>
      <w:bookmarkEnd w:id="167"/>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168" w:name="_Toc157062483"/>
      <w:r>
        <w:lastRenderedPageBreak/>
        <w:t>Chemical Processes on Canopy</w:t>
      </w:r>
      <w:bookmarkEnd w:id="168"/>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169" w:name="_Toc157062484"/>
      <w:r>
        <w:t>Chemical Runoff &amp; Vertical Transport in Soil</w:t>
      </w:r>
      <w:bookmarkEnd w:id="169"/>
    </w:p>
    <w:p w14:paraId="19A7257C" w14:textId="77777777" w:rsidR="008D68F3" w:rsidRDefault="00E06673" w:rsidP="00EB6DCA">
      <w:pPr>
        <w:pStyle w:val="Heading3"/>
      </w:pPr>
      <w:bookmarkStart w:id="170" w:name="_Toc157062485"/>
      <w:r>
        <w:t>Transport Model</w:t>
      </w:r>
      <w:bookmarkEnd w:id="170"/>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439E433B"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71" w:name="_Hlk64374976"/>
        <m:r>
          <m:rPr>
            <m:sty m:val="p"/>
          </m:rPr>
          <w:rPr>
            <w:rFonts w:ascii="Cambria Math" w:hAnsi="Cambria Math"/>
          </w:rPr>
          <m:t>∆</m:t>
        </m:r>
        <m:r>
          <w:rPr>
            <w:rFonts w:ascii="Cambria Math" w:hAnsi="Cambria Math"/>
          </w:rPr>
          <m:t>z</m:t>
        </m:r>
        <w:bookmarkEnd w:id="171"/>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w:t>
      </w:r>
      <w:r w:rsidR="00457C0E">
        <w:t>7</w:t>
      </w:r>
      <w:r w:rsidR="00CD47FA">
        <w:t>)</w:t>
      </w:r>
    </w:p>
    <w:p w14:paraId="69F9D16A" w14:textId="77777777" w:rsidR="00CD47FA" w:rsidRDefault="00CD47FA" w:rsidP="00D35FC7"/>
    <w:p w14:paraId="66259192" w14:textId="131B381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w:t>
      </w:r>
      <w:r w:rsidR="00457C0E">
        <w:t>8</w:t>
      </w:r>
      <w:r>
        <w:t>)</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043C60AC"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w:t>
      </w:r>
      <w:r w:rsidR="00457C0E">
        <w:t>49</w:t>
      </w:r>
      <w:r>
        <w:t>)</w:t>
      </w:r>
    </w:p>
    <w:p w14:paraId="3C04511E" w14:textId="32DF35C2"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w:t>
      </w:r>
      <w:r w:rsidR="00457C0E">
        <w:t>0</w:t>
      </w:r>
      <w:r>
        <w:t>)</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0B419F"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w:t>
      </w:r>
      <w:r w:rsidR="00457C0E">
        <w:t>1</w:t>
      </w:r>
      <w:r>
        <w:t>)</w:t>
      </w:r>
    </w:p>
    <w:p w14:paraId="04E3FCB8" w14:textId="77777777" w:rsidR="00E06673" w:rsidRDefault="00E06673" w:rsidP="00D35FC7"/>
    <w:p w14:paraId="3962D910" w14:textId="35EB17B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w:t>
      </w:r>
      <w:r w:rsidR="00457C0E">
        <w:t>2</w:t>
      </w:r>
      <w:r>
        <w:t>)</w:t>
      </w:r>
    </w:p>
    <w:p w14:paraId="202E19D3" w14:textId="77777777" w:rsidR="00E06673" w:rsidRDefault="00E06673" w:rsidP="00D35FC7"/>
    <w:p w14:paraId="23A1736B" w14:textId="00DCC1E8"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w:t>
      </w:r>
      <w:r w:rsidR="00457C0E">
        <w:t>3</w:t>
      </w:r>
      <w:r>
        <w:t>)</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2CE8936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w:t>
      </w:r>
      <w:r w:rsidR="00457C0E">
        <w:t>4</w:t>
      </w:r>
      <w:r>
        <w:t>)</w:t>
      </w:r>
    </w:p>
    <w:p w14:paraId="0491593F" w14:textId="77777777" w:rsidR="00E06673" w:rsidRDefault="00E06673" w:rsidP="00D35FC7"/>
    <w:p w14:paraId="571982CD" w14:textId="493AADE6"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w:t>
      </w:r>
      <w:r w:rsidR="00457C0E">
        <w:t>5</w:t>
      </w:r>
      <w:r>
        <w:t>)</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w:t>
      </w:r>
      <w:r>
        <w:lastRenderedPageBreak/>
        <w:t>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6300CEAD"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6</w:t>
      </w:r>
      <w:r>
        <w:t>)</w:t>
      </w:r>
    </w:p>
    <w:p w14:paraId="0361BAED" w14:textId="77777777" w:rsidR="00073637" w:rsidRDefault="00073637" w:rsidP="00D35FC7">
      <w:r>
        <w:t>or</w:t>
      </w:r>
    </w:p>
    <w:p w14:paraId="574CCE4B" w14:textId="77777777" w:rsidR="00750A90" w:rsidRDefault="00750A90" w:rsidP="00D35FC7"/>
    <w:p w14:paraId="3892F5ED" w14:textId="406CD132"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w:t>
      </w:r>
      <w:r w:rsidR="00457C0E">
        <w:t>7</w:t>
      </w:r>
      <w:r>
        <w:t>)</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4F60DE81"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w:t>
      </w:r>
      <w:r w:rsidR="00457C0E">
        <w:t>8</w:t>
      </w:r>
      <w:r>
        <w:t>)</w:t>
      </w:r>
    </w:p>
    <w:p w14:paraId="2BDADB39" w14:textId="77777777" w:rsidR="007F3027" w:rsidRDefault="007F3027" w:rsidP="00D35FC7"/>
    <w:p w14:paraId="0618F1D4" w14:textId="0B9CC6FE"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w:t>
      </w:r>
      <w:r w:rsidR="00457C0E">
        <w:t>59</w:t>
      </w:r>
      <w:r>
        <w:t>)</w:t>
      </w:r>
    </w:p>
    <w:p w14:paraId="0601F682" w14:textId="77777777" w:rsidR="007636ED" w:rsidRDefault="007636ED" w:rsidP="00D35FC7"/>
    <w:p w14:paraId="145A9E50" w14:textId="77777777" w:rsidR="007636ED" w:rsidRDefault="007636ED" w:rsidP="00D35FC7"/>
    <w:p w14:paraId="737828AB" w14:textId="1A5C353D"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0</w:t>
      </w:r>
      <w:r>
        <w:t>)</w:t>
      </w:r>
    </w:p>
    <w:p w14:paraId="63BD1E82" w14:textId="77777777" w:rsidR="007636ED" w:rsidRDefault="007636ED" w:rsidP="00D35FC7"/>
    <w:p w14:paraId="13034D5E" w14:textId="003FF9FF"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w:t>
      </w:r>
      <w:r w:rsidR="00457C0E">
        <w:t>1</w:t>
      </w:r>
      <w:r>
        <w:t>)</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3CDD89EB"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457C0E">
        <w:tab/>
        <w:t>(</w:t>
      </w:r>
      <w:r w:rsidR="006717B7" w:rsidRPr="00457C0E">
        <w:t>4-</w:t>
      </w:r>
      <w:r w:rsidR="007F3027" w:rsidRPr="00457C0E">
        <w:t>6</w:t>
      </w:r>
      <w:r w:rsidR="00457C0E" w:rsidRPr="00457C0E">
        <w:t>2</w:t>
      </w:r>
      <w:r w:rsidRPr="00457C0E">
        <w:t>)</w:t>
      </w:r>
    </w:p>
    <w:p w14:paraId="35901F95" w14:textId="77777777" w:rsidR="007636ED" w:rsidRPr="00457C0E" w:rsidRDefault="007636ED" w:rsidP="00D35FC7"/>
    <w:p w14:paraId="75186880" w14:textId="2E5D1953" w:rsidR="007636ED" w:rsidRPr="00457C0E" w:rsidRDefault="007636ED" w:rsidP="00EC7D94">
      <w:pPr>
        <w:tabs>
          <w:tab w:val="center" w:pos="4320"/>
          <w:tab w:val="right" w:pos="9360"/>
        </w:tabs>
      </w:pPr>
      <w:r w:rsidRPr="00457C0E">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457C0E">
        <w:tab/>
        <w:t>(</w:t>
      </w:r>
      <w:r w:rsidR="006717B7" w:rsidRPr="00457C0E">
        <w:t>4-</w:t>
      </w:r>
      <w:r w:rsidR="007F3027" w:rsidRPr="00457C0E">
        <w:t>6</w:t>
      </w:r>
      <w:r w:rsidR="00457C0E" w:rsidRPr="00457C0E">
        <w:t>3</w:t>
      </w:r>
      <w:r w:rsidRPr="00457C0E">
        <w:t>)</w:t>
      </w:r>
    </w:p>
    <w:p w14:paraId="26315A92" w14:textId="77777777" w:rsidR="00A51FB3" w:rsidRPr="00457C0E" w:rsidRDefault="00A51FB3" w:rsidP="00D35FC7"/>
    <w:p w14:paraId="446DDA61" w14:textId="77777777" w:rsidR="007636ED" w:rsidRPr="00457C0E" w:rsidRDefault="007636ED" w:rsidP="00D35FC7">
      <w:r w:rsidRPr="00457C0E">
        <w:t>Equations (47) and (48) have the solution:</w:t>
      </w:r>
    </w:p>
    <w:p w14:paraId="7FA4A966" w14:textId="77777777" w:rsidR="007636ED" w:rsidRPr="00457C0E" w:rsidRDefault="007636ED" w:rsidP="00D35FC7"/>
    <w:p w14:paraId="6B03AA5C" w14:textId="7A3F708D" w:rsidR="007636ED" w:rsidRPr="00457C0E" w:rsidRDefault="007636ED" w:rsidP="00EC7D94">
      <w:pPr>
        <w:tabs>
          <w:tab w:val="center" w:pos="4320"/>
          <w:tab w:val="right" w:pos="9360"/>
        </w:tabs>
      </w:pPr>
      <w:r w:rsidRPr="00457C0E">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457C0E">
        <w:tab/>
        <w:t>(</w:t>
      </w:r>
      <w:r w:rsidR="006717B7" w:rsidRPr="00457C0E">
        <w:t>4-</w:t>
      </w:r>
      <w:r w:rsidR="007F3027" w:rsidRPr="00457C0E">
        <w:t>6</w:t>
      </w:r>
      <w:r w:rsidR="00457C0E" w:rsidRPr="00457C0E">
        <w:t>4</w:t>
      </w:r>
      <w:r w:rsidRPr="00457C0E">
        <w:t>)</w:t>
      </w:r>
    </w:p>
    <w:p w14:paraId="06AB7274" w14:textId="77777777" w:rsidR="007636ED" w:rsidRPr="00457C0E" w:rsidRDefault="007636ED" w:rsidP="00D35FC7"/>
    <w:p w14:paraId="7A527652" w14:textId="674A26F7" w:rsidR="007636ED" w:rsidRDefault="007636ED" w:rsidP="00EC7D94">
      <w:pPr>
        <w:tabs>
          <w:tab w:val="center" w:pos="4320"/>
          <w:tab w:val="right" w:pos="9360"/>
        </w:tabs>
        <w:rPr>
          <w:sz w:val="24"/>
        </w:rPr>
      </w:pPr>
      <w:r w:rsidRPr="00457C0E">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sidRPr="00457C0E">
        <w:tab/>
        <w:t xml:space="preserve"> </w:t>
      </w:r>
      <w:r w:rsidRPr="00457C0E">
        <w:t>(</w:t>
      </w:r>
      <w:r w:rsidR="006717B7" w:rsidRPr="00457C0E">
        <w:t>4-</w:t>
      </w:r>
      <w:r w:rsidR="007F3027" w:rsidRPr="00457C0E">
        <w:t>6</w:t>
      </w:r>
      <w:r w:rsidR="00457C0E" w:rsidRPr="00457C0E">
        <w:t>5</w:t>
      </w:r>
      <w:r w:rsidRPr="00457C0E">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(4-67)</w:t>
      </w:r>
    </w:p>
    <w:p w14:paraId="686B92B7" w14:textId="0724B238"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457C0E">
        <w:tab/>
        <w:t>(4-68)</w:t>
      </w:r>
    </w:p>
    <w:p w14:paraId="01E85A4A" w14:textId="77777777" w:rsidR="007636ED" w:rsidRPr="00457C0E" w:rsidRDefault="007636ED" w:rsidP="00457C0E">
      <w:pPr>
        <w:tabs>
          <w:tab w:val="right" w:pos="9360"/>
        </w:tabs>
      </w:pPr>
    </w:p>
    <w:p w14:paraId="49DC7A43" w14:textId="4F7A60DD" w:rsidR="007636ED" w:rsidRPr="00457C0E" w:rsidRDefault="007F3027" w:rsidP="00457C0E">
      <w:pPr>
        <w:tabs>
          <w:tab w:val="center" w:pos="4320"/>
          <w:tab w:val="right" w:pos="9360"/>
        </w:tabs>
      </w:pPr>
      <w:r w:rsidRPr="00457C0E">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(4-69)</w:t>
      </w:r>
    </w:p>
    <w:p w14:paraId="2A4B2AB8" w14:textId="77777777" w:rsidR="007636ED" w:rsidRPr="00457C0E" w:rsidRDefault="007636ED" w:rsidP="00457C0E">
      <w:pPr>
        <w:tabs>
          <w:tab w:val="right" w:pos="9360"/>
        </w:tabs>
      </w:pPr>
    </w:p>
    <w:p w14:paraId="20B29F2D" w14:textId="15A4B756" w:rsidR="007636ED" w:rsidRPr="007636ED" w:rsidRDefault="007F3027" w:rsidP="00457C0E">
      <w:pPr>
        <w:tabs>
          <w:tab w:val="center" w:pos="4320"/>
          <w:tab w:val="right" w:pos="9360"/>
        </w:tabs>
        <w:rPr>
          <w:sz w:val="24"/>
        </w:rPr>
      </w:pPr>
      <w:r w:rsidRPr="00457C0E">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457C0E">
        <w:tab/>
        <w:t>(4-70)</w:t>
      </w:r>
    </w:p>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457C0E">
      <w:pPr>
        <w:tabs>
          <w:tab w:val="center" w:pos="4320"/>
          <w:tab w:val="right" w:pos="9360"/>
        </w:tabs>
      </w:pPr>
    </w:p>
    <w:p w14:paraId="47588F02" w14:textId="5D4ACAD9" w:rsidR="008C0F8C" w:rsidRDefault="008C0F8C" w:rsidP="00457C0E">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457C0E">
      <w:pPr>
        <w:tabs>
          <w:tab w:val="center" w:pos="4320"/>
          <w:tab w:val="right" w:pos="9360"/>
        </w:tabs>
      </w:pPr>
    </w:p>
    <w:p w14:paraId="095667A0" w14:textId="77777777" w:rsidR="008D68F3" w:rsidRPr="002E1265" w:rsidRDefault="008D68F3" w:rsidP="00457C0E">
      <w:pPr>
        <w:tabs>
          <w:tab w:val="center" w:pos="4320"/>
          <w:tab w:val="right" w:pos="9360"/>
        </w:tabs>
      </w:pPr>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457C0E">
      <w:pPr>
        <w:tabs>
          <w:tab w:val="center" w:pos="4320"/>
          <w:tab w:val="right" w:pos="9360"/>
        </w:tabs>
      </w:pPr>
    </w:p>
    <w:p w14:paraId="62768D10" w14:textId="77777777" w:rsidR="0005283B" w:rsidRDefault="0005283B" w:rsidP="00457C0E">
      <w:pPr>
        <w:tabs>
          <w:tab w:val="center" w:pos="4320"/>
          <w:tab w:val="right" w:pos="9360"/>
        </w:tabs>
      </w:pPr>
      <w:r>
        <w:t>G</w:t>
      </w:r>
      <w:r w:rsidRPr="0005283B">
        <w:t>as partitioning is modeled with a Henry's Law Coefficient</w:t>
      </w:r>
    </w:p>
    <w:p w14:paraId="61213CF8" w14:textId="77777777" w:rsidR="00B16BBC" w:rsidRDefault="00B16BBC" w:rsidP="00457C0E">
      <w:pPr>
        <w:tabs>
          <w:tab w:val="center" w:pos="4320"/>
          <w:tab w:val="right" w:pos="9360"/>
        </w:tabs>
      </w:pPr>
    </w:p>
    <w:p w14:paraId="62F6DB5A" w14:textId="4E4E543D" w:rsidR="008C0F8C" w:rsidRDefault="008C0F8C" w:rsidP="00457C0E">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457C0E">
      <w:pPr>
        <w:tabs>
          <w:tab w:val="center" w:pos="4320"/>
          <w:tab w:val="right" w:pos="9360"/>
        </w:tabs>
      </w:pPr>
    </w:p>
    <w:p w14:paraId="00B6A30F" w14:textId="77777777" w:rsidR="0005283B" w:rsidRDefault="0005283B" w:rsidP="00457C0E">
      <w:pPr>
        <w:tabs>
          <w:tab w:val="center" w:pos="4320"/>
          <w:tab w:val="right" w:pos="9360"/>
        </w:tabs>
      </w:pPr>
      <w:r>
        <w:t>where H = Henry's law coefficient (dimensionless, volumetric reference)</w:t>
      </w:r>
    </w:p>
    <w:p w14:paraId="799A2E31" w14:textId="77777777" w:rsidR="0005283B" w:rsidRPr="002E1265" w:rsidRDefault="0005283B" w:rsidP="00457C0E">
      <w:pPr>
        <w:tabs>
          <w:tab w:val="center" w:pos="4320"/>
          <w:tab w:val="right" w:pos="9360"/>
        </w:tabs>
      </w:pPr>
    </w:p>
    <w:p w14:paraId="2AEB1367" w14:textId="77777777" w:rsidR="008D68F3" w:rsidRDefault="008D68F3" w:rsidP="00457C0E">
      <w:pPr>
        <w:tabs>
          <w:tab w:val="center" w:pos="4320"/>
          <w:tab w:val="right" w:pos="9360"/>
        </w:tabs>
      </w:pPr>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457C0E">
      <w:pPr>
        <w:tabs>
          <w:tab w:val="center" w:pos="4320"/>
          <w:tab w:val="right" w:pos="9360"/>
        </w:tabs>
      </w:pPr>
    </w:p>
    <w:p w14:paraId="4153CC17" w14:textId="20FB3B5E" w:rsidR="008C0F8C" w:rsidRDefault="008C0F8C" w:rsidP="00457C0E">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457C0E">
      <w:pPr>
        <w:tabs>
          <w:tab w:val="center" w:pos="4320"/>
          <w:tab w:val="right" w:pos="9360"/>
        </w:tabs>
      </w:pPr>
    </w:p>
    <w:p w14:paraId="34067CC4" w14:textId="7F0EAF2D" w:rsidR="008D68F3" w:rsidRDefault="008D68F3" w:rsidP="00457C0E">
      <w:pPr>
        <w:tabs>
          <w:tab w:val="center" w:pos="4320"/>
          <w:tab w:val="right" w:pos="9360"/>
        </w:tabs>
      </w:pPr>
      <w:r>
        <w:t>With an overall degradation term defined as</w:t>
      </w:r>
      <w:r w:rsidR="0012768F">
        <w:t>:</w:t>
      </w:r>
    </w:p>
    <w:p w14:paraId="5E034449" w14:textId="77777777" w:rsidR="00B16BBC" w:rsidRDefault="00B16BBC" w:rsidP="00457C0E">
      <w:pPr>
        <w:tabs>
          <w:tab w:val="center" w:pos="4320"/>
          <w:tab w:val="right" w:pos="9360"/>
        </w:tabs>
      </w:pPr>
    </w:p>
    <w:p w14:paraId="23CEDD27" w14:textId="673414A7" w:rsidR="008C0F8C" w:rsidRDefault="008C0F8C" w:rsidP="00457C0E">
      <w:pPr>
        <w:tabs>
          <w:tab w:val="center" w:pos="4320"/>
          <w:tab w:val="right" w:pos="9360"/>
        </w:tabs>
        <w:rPr>
          <w:sz w:val="24"/>
          <w:szCs w:val="24"/>
        </w:rPr>
      </w:pPr>
      <w:r>
        <w:rPr>
          <w:rFonts w:eastAsiaTheme="minorEastAsia"/>
        </w:rPr>
        <w:tab/>
      </w:r>
      <w:bookmarkStart w:id="172"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172"/>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2A7EDA"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586E8E32" w14:textId="0A56A62E" w:rsidR="00B16BBC" w:rsidRPr="00457C0E" w:rsidRDefault="002A7EDA" w:rsidP="00457C0E">
      <w:pPr>
        <w:jc w:val="both"/>
      </w:pPr>
      <m:oMathPara>
        <m:oMathParaPr>
          <m:jc m:val="left"/>
        </m:oMathParaPr>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66804BB6" w14:textId="77777777" w:rsidR="00B16BBC" w:rsidRDefault="00B16BBC" w:rsidP="00457C0E">
      <w:pPr>
        <w:jc w:val="both"/>
      </w:pPr>
    </w:p>
    <w:p w14:paraId="79CD83DF" w14:textId="32230E59" w:rsidR="00B16BBC" w:rsidRDefault="002A7EDA" w:rsidP="00457C0E">
      <w:pPr>
        <w:jc w:val="both"/>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454D41A7" w:rsidR="008D68F3" w:rsidRPr="00B16BBC" w:rsidRDefault="008D68F3" w:rsidP="00457C0E">
      <w:pPr>
        <w:tabs>
          <w:tab w:val="right" w:pos="9360"/>
        </w:tabs>
      </w:pPr>
      <w:r>
        <w:t xml:space="preserve"> </w:t>
      </w:r>
      <w:r w:rsidR="00457C0E">
        <w:tab/>
      </w:r>
      <w:r w:rsidR="00B16BBC">
        <w:t>(4-7</w:t>
      </w:r>
      <w:r w:rsidR="00457C0E">
        <w:t>5</w:t>
      </w:r>
      <w:r w:rsidR="00B16BBC">
        <w:t>)</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0A93A136" w:rsidR="00B16BBC" w:rsidRDefault="00B16BBC" w:rsidP="00457C0E">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w:t>
      </w:r>
      <w:r w:rsidR="00457C0E">
        <w:rPr>
          <w:rFonts w:eastAsiaTheme="minorEastAsia"/>
        </w:rPr>
        <w:t>6</w:t>
      </w:r>
      <w:r>
        <w:rPr>
          <w:rFonts w:eastAsiaTheme="minorEastAsia"/>
        </w:rPr>
        <w:t>)</w:t>
      </w:r>
    </w:p>
    <w:p w14:paraId="7F5DCF9C" w14:textId="77777777" w:rsidR="008D68F3" w:rsidRPr="002E1265" w:rsidRDefault="008D68F3" w:rsidP="00457C0E">
      <w:pPr>
        <w:tabs>
          <w:tab w:val="center" w:pos="4320"/>
          <w:tab w:val="right" w:pos="9270"/>
        </w:tabs>
      </w:pPr>
    </w:p>
    <w:p w14:paraId="4CF2A302" w14:textId="77777777" w:rsidR="008D68F3" w:rsidRDefault="00413304" w:rsidP="00457C0E">
      <w:pPr>
        <w:tabs>
          <w:tab w:val="center" w:pos="4320"/>
          <w:tab w:val="right" w:pos="9360"/>
        </w:tabs>
      </w:pPr>
      <w:r>
        <w:t>W</w:t>
      </w:r>
      <w:r w:rsidR="008D68F3">
        <w:t>here</w:t>
      </w:r>
      <w:r>
        <w:t xml:space="preserve"> the coefficients are defined as</w:t>
      </w:r>
    </w:p>
    <w:p w14:paraId="4BC7745E" w14:textId="1BF51A6E" w:rsidR="008348AD" w:rsidRDefault="008348AD" w:rsidP="00457C0E">
      <w:pPr>
        <w:tabs>
          <w:tab w:val="center" w:pos="4320"/>
          <w:tab w:val="right" w:pos="9360"/>
        </w:tabs>
      </w:pPr>
      <w:r>
        <w:tab/>
      </w:r>
    </w:p>
    <w:p w14:paraId="1C863062" w14:textId="4118693E" w:rsidR="008348AD" w:rsidRDefault="008348AD" w:rsidP="00457C0E">
      <w:pPr>
        <w:tabs>
          <w:tab w:val="center" w:pos="4320"/>
          <w:tab w:val="right" w:pos="9360"/>
        </w:tabs>
      </w:pPr>
      <w:r>
        <w:rPr>
          <w:rFonts w:eastAsiaTheme="minorEastAsia"/>
        </w:rPr>
        <w:lastRenderedPageBreak/>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w:t>
      </w:r>
      <w:r w:rsidR="00457C0E">
        <w:rPr>
          <w:rFonts w:eastAsiaTheme="minorEastAsia"/>
        </w:rPr>
        <w:t>7</w:t>
      </w:r>
      <w:r>
        <w:rPr>
          <w:rFonts w:eastAsiaTheme="minorEastAsia"/>
        </w:rPr>
        <w:t>)</w:t>
      </w:r>
    </w:p>
    <w:p w14:paraId="62FAE37C" w14:textId="77777777" w:rsidR="008348AD" w:rsidRDefault="008348AD" w:rsidP="00457C0E">
      <w:pPr>
        <w:tabs>
          <w:tab w:val="center" w:pos="4320"/>
          <w:tab w:val="right" w:pos="9360"/>
        </w:tabs>
      </w:pPr>
    </w:p>
    <w:p w14:paraId="241D6176" w14:textId="324D3C0E"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w:t>
      </w:r>
      <w:r w:rsidR="00457C0E">
        <w:rPr>
          <w:rFonts w:eastAsiaTheme="minorEastAsia"/>
        </w:rPr>
        <w:t>8</w:t>
      </w:r>
      <w:r>
        <w:rPr>
          <w:rFonts w:eastAsiaTheme="minorEastAsia"/>
        </w:rPr>
        <w:t>)</w:t>
      </w:r>
    </w:p>
    <w:p w14:paraId="4D8900EB" w14:textId="77777777" w:rsidR="008348AD" w:rsidRDefault="008348AD" w:rsidP="00457C0E">
      <w:pPr>
        <w:tabs>
          <w:tab w:val="center" w:pos="4320"/>
          <w:tab w:val="right" w:pos="9360"/>
        </w:tabs>
      </w:pPr>
    </w:p>
    <w:p w14:paraId="7634E962" w14:textId="0AC286BB" w:rsidR="008348AD" w:rsidRPr="008348AD" w:rsidRDefault="008348AD" w:rsidP="00457C0E">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w:t>
      </w:r>
      <w:r w:rsidR="00457C0E">
        <w:rPr>
          <w:rFonts w:eastAsiaTheme="minorEastAsia"/>
        </w:rPr>
        <w:t>79</w:t>
      </w:r>
      <w:r>
        <w:rPr>
          <w:rFonts w:eastAsiaTheme="minorEastAsia"/>
        </w:rPr>
        <w:t>)</w:t>
      </w:r>
    </w:p>
    <w:p w14:paraId="66EA5C4B" w14:textId="77777777" w:rsidR="008348AD" w:rsidRDefault="008348AD" w:rsidP="00457C0E">
      <w:pPr>
        <w:tabs>
          <w:tab w:val="center" w:pos="4320"/>
          <w:tab w:val="right" w:pos="9360"/>
        </w:tabs>
      </w:pPr>
    </w:p>
    <w:p w14:paraId="11E17247" w14:textId="0E3216E1" w:rsidR="008348AD" w:rsidRDefault="008348AD" w:rsidP="00457C0E">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w:t>
      </w:r>
      <w:r w:rsidR="00457C0E">
        <w:rPr>
          <w:rFonts w:eastAsiaTheme="minorEastAsia"/>
        </w:rPr>
        <w:t>0</w:t>
      </w:r>
      <w:r>
        <w:rPr>
          <w:rFonts w:eastAsiaTheme="minorEastAsia"/>
        </w:rPr>
        <w:t>)</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08038905"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w:t>
      </w:r>
      <w:r w:rsidR="008A5DCE">
        <w:t>complete</w:t>
      </w:r>
      <w:r w:rsidRPr="002E1265">
        <w:t xml:space="preserve"> time step for concentration at t = i+1.  To ensure numerical robustness, PRZM5 allows for calculation at time steps less than a day</w:t>
      </w:r>
      <w:r w:rsidR="00941B43">
        <w:t xml:space="preserve"> (see below)</w:t>
      </w:r>
      <w:r w:rsidRPr="002E1265">
        <w:t xml:space="preserve">.  </w:t>
      </w:r>
    </w:p>
    <w:p w14:paraId="3408704F" w14:textId="309FBECB" w:rsidR="00073637" w:rsidRPr="002E1265" w:rsidRDefault="00073637" w:rsidP="00D35FC7">
      <w:pPr>
        <w:pStyle w:val="Heading4"/>
      </w:pPr>
      <w:r>
        <w:t>Sub</w:t>
      </w:r>
      <w:r w:rsidR="00506224">
        <w:t>-</w:t>
      </w:r>
      <w:r>
        <w:t>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173" w:name="_Toc157062486"/>
      <w:r>
        <w:t>Runoff Extraction of Chemical</w:t>
      </w:r>
      <w:bookmarkEnd w:id="173"/>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24473BFC"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457C0E">
        <w:rPr>
          <w:rFonts w:eastAsiaTheme="minorEastAsia"/>
        </w:rPr>
        <w:t>1</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w:t>
      </w:r>
      <w:r w:rsidR="009F2ED6">
        <w:lastRenderedPageBreak/>
        <w:t xml:space="preserve">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4F8768AF" w:rsidR="005F3AE6" w:rsidRDefault="00660409" w:rsidP="006F0530">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w:t>
      </w:r>
      <w:r w:rsidR="006F0530">
        <w:rPr>
          <w:rFonts w:eastAsiaTheme="minorEastAsia"/>
        </w:rPr>
        <w:t>2</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457C0E">
      <w:pPr>
        <w:tabs>
          <w:tab w:val="center" w:pos="4320"/>
        </w:tabs>
      </w:pPr>
    </w:p>
    <w:p w14:paraId="13B6E5C5" w14:textId="7B71D16E" w:rsidR="005F3AE6" w:rsidRDefault="009F2ED6" w:rsidP="00457C0E">
      <w:pPr>
        <w:tabs>
          <w:tab w:val="center" w:pos="4320"/>
        </w:tabs>
      </w:pPr>
      <w:r>
        <w:t>Equation 4-</w:t>
      </w:r>
      <w:r w:rsidR="00F477CB">
        <w:t>83</w:t>
      </w:r>
      <w:r>
        <w:t xml:space="preserve"> can be solved to determine the </w:t>
      </w:r>
      <w:r w:rsidR="000D6359">
        <w:t>surface runoff intensity as</w:t>
      </w:r>
      <w:r w:rsidR="0034349C">
        <w:t xml:space="preserve"> follows</w:t>
      </w:r>
      <w:r w:rsidR="000D6359">
        <w:t>:</w:t>
      </w:r>
    </w:p>
    <w:p w14:paraId="6A9961DF" w14:textId="49DC9947" w:rsidR="005F3AE6" w:rsidRDefault="0066040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w:t>
      </w:r>
      <w:r w:rsidR="006F0530">
        <w:t>3</w:t>
      </w:r>
      <w:r w:rsidR="000D6359">
        <w:t>)</w:t>
      </w:r>
    </w:p>
    <w:p w14:paraId="194CA7C4" w14:textId="77777777" w:rsidR="005F3AE6" w:rsidRDefault="005F3AE6" w:rsidP="006F0530">
      <w:pPr>
        <w:tabs>
          <w:tab w:val="center" w:pos="4320"/>
          <w:tab w:val="right" w:pos="9360"/>
        </w:tabs>
      </w:pPr>
    </w:p>
    <w:p w14:paraId="2CCCD86E" w14:textId="06CB1924" w:rsidR="005F3AE6" w:rsidRDefault="0034349C" w:rsidP="006F0530">
      <w:pPr>
        <w:tabs>
          <w:tab w:val="center" w:pos="4320"/>
          <w:tab w:val="right" w:pos="9360"/>
        </w:tabs>
      </w:pPr>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6F0530">
      <w:pPr>
        <w:tabs>
          <w:tab w:val="center" w:pos="4320"/>
          <w:tab w:val="right" w:pos="9360"/>
        </w:tabs>
      </w:pPr>
    </w:p>
    <w:p w14:paraId="5DA29B75" w14:textId="7272D65D" w:rsidR="005F3AE6" w:rsidRDefault="00660409" w:rsidP="006F0530">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w:t>
      </w:r>
      <w:r w:rsidR="006F0530">
        <w:rPr>
          <w:rFonts w:eastAsiaTheme="minorEastAsia"/>
        </w:rPr>
        <w:t>4</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174" w:name="_Toc157062487"/>
      <w:r>
        <w:lastRenderedPageBreak/>
        <w:t>Erosion Extraction of Chemical</w:t>
      </w:r>
      <w:bookmarkEnd w:id="174"/>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40FC9BE6" w:rsidR="005F3AE6" w:rsidRDefault="00660409" w:rsidP="006F0530">
      <w:pPr>
        <w:tabs>
          <w:tab w:val="center" w:pos="432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w:t>
      </w:r>
      <w:r w:rsidR="006F0530">
        <w:rPr>
          <w:rFonts w:eastAsiaTheme="minorEastAsia"/>
        </w:rPr>
        <w:t>5</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175" w:name="_Toc157062488"/>
      <w:r>
        <w:t>Chemical Vo</w:t>
      </w:r>
      <w:r w:rsidRPr="00975526">
        <w:t>l</w:t>
      </w:r>
      <w:r>
        <w:t>atilization</w:t>
      </w:r>
      <w:bookmarkEnd w:id="175"/>
    </w:p>
    <w:p w14:paraId="491D8BA3" w14:textId="4ADC7F36"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PRZM5</w:t>
      </w:r>
      <w:r w:rsidR="00A22E91">
        <w:t xml:space="preserve"> includes volatilization corrections for the </w:t>
      </w:r>
      <w:r w:rsidR="00755A20">
        <w:t xml:space="preserve">PRZM3 </w:t>
      </w:r>
      <w:r w:rsidR="00026AA7">
        <w:t xml:space="preserve">chemical </w:t>
      </w:r>
      <w:r>
        <w:t xml:space="preserve">volatilization </w:t>
      </w:r>
      <w:r w:rsidR="00755A20">
        <w:t>routine</w:t>
      </w:r>
      <w:r>
        <w:t xml:space="preserve">. </w:t>
      </w:r>
      <w:r w:rsidR="00FB615F">
        <w:t>The theory behind the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lastRenderedPageBreak/>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176" w:name="_Toc157062489"/>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76"/>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2E34D036"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w:t>
      </w:r>
      <w:r w:rsidR="006F0530">
        <w:rPr>
          <w:rFonts w:eastAsiaTheme="minorEastAsia"/>
        </w:rPr>
        <w:t>6</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0053D087"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w:t>
      </w:r>
      <w:r w:rsidR="006F0530">
        <w:rPr>
          <w:rFonts w:eastAsiaTheme="minorEastAsia"/>
        </w:rPr>
        <w:t>7</w:t>
      </w:r>
      <w:r w:rsidR="007F1885">
        <w:rPr>
          <w:rFonts w:eastAsiaTheme="minorEastAsia"/>
        </w:rPr>
        <w:t>)</w:t>
      </w:r>
    </w:p>
    <w:p w14:paraId="2917AA51" w14:textId="77777777" w:rsidR="004703FA" w:rsidRDefault="004703FA" w:rsidP="006F0530">
      <w:pPr>
        <w:tabs>
          <w:tab w:val="center" w:pos="4320"/>
          <w:tab w:val="right" w:pos="9360"/>
        </w:tabs>
      </w:pPr>
    </w:p>
    <w:p w14:paraId="5074BB81" w14:textId="77777777" w:rsidR="005F3AE6" w:rsidRDefault="00DA0CD7" w:rsidP="006F0530">
      <w:pPr>
        <w:tabs>
          <w:tab w:val="center" w:pos="4320"/>
          <w:tab w:val="right" w:pos="9360"/>
        </w:tabs>
      </w:pPr>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6F0530">
      <w:pPr>
        <w:tabs>
          <w:tab w:val="center" w:pos="4320"/>
          <w:tab w:val="right" w:pos="9360"/>
        </w:tabs>
      </w:pPr>
      <w:r>
        <w:tab/>
        <w:t>dP/dz = pesticide concentration gradient (g m</w:t>
      </w:r>
      <w:r w:rsidRPr="00E3757C">
        <w:rPr>
          <w:vertAlign w:val="superscript"/>
        </w:rPr>
        <w:t>-2</w:t>
      </w:r>
      <w:r>
        <w:t>)</w:t>
      </w:r>
    </w:p>
    <w:p w14:paraId="1DC97864" w14:textId="77777777" w:rsidR="005F3AE6" w:rsidRDefault="00E3757C" w:rsidP="006F0530">
      <w:pPr>
        <w:tabs>
          <w:tab w:val="center" w:pos="4320"/>
          <w:tab w:val="right" w:pos="9360"/>
        </w:tabs>
      </w:pPr>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6F0530">
      <w:pPr>
        <w:tabs>
          <w:tab w:val="center" w:pos="4320"/>
          <w:tab w:val="right" w:pos="9360"/>
        </w:tabs>
      </w:pPr>
    </w:p>
    <w:p w14:paraId="38FB7B82" w14:textId="77777777" w:rsidR="005F3AE6" w:rsidRDefault="00E16141" w:rsidP="006F0530">
      <w:pPr>
        <w:tabs>
          <w:tab w:val="center" w:pos="4320"/>
          <w:tab w:val="right" w:pos="9360"/>
        </w:tabs>
      </w:pPr>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2C08C325"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w:t>
      </w:r>
      <w:r w:rsidR="006F0530">
        <w:rPr>
          <w:rFonts w:eastAsiaTheme="minorEastAsia"/>
        </w:rPr>
        <w:t>8</w:t>
      </w:r>
      <w:r w:rsidR="00F90777">
        <w:rPr>
          <w:rFonts w:eastAsiaTheme="minorEastAsia"/>
        </w:rPr>
        <w:t>)</w:t>
      </w:r>
    </w:p>
    <w:p w14:paraId="6E9D929F" w14:textId="77777777" w:rsidR="00941B43" w:rsidRDefault="00941B43" w:rsidP="006F0530">
      <w:pPr>
        <w:tabs>
          <w:tab w:val="center" w:pos="4320"/>
          <w:tab w:val="right" w:pos="9360"/>
        </w:tabs>
      </w:pPr>
    </w:p>
    <w:p w14:paraId="2E0ECFE1" w14:textId="709DA901" w:rsidR="005F3AE6" w:rsidRDefault="004703FA" w:rsidP="006F0530">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6F0530">
        <w:rPr>
          <w:rFonts w:eastAsiaTheme="minorEastAsia"/>
        </w:rPr>
        <w:t>89</w:t>
      </w:r>
      <w:r w:rsidR="0063723E">
        <w:rPr>
          <w:rFonts w:eastAsiaTheme="minorEastAsia"/>
        </w:rPr>
        <w:t>)</w:t>
      </w:r>
    </w:p>
    <w:p w14:paraId="0949B6CB" w14:textId="77777777" w:rsidR="00941B43" w:rsidRDefault="00941B43" w:rsidP="006F0530">
      <w:pPr>
        <w:tabs>
          <w:tab w:val="center" w:pos="4320"/>
          <w:tab w:val="right" w:pos="9360"/>
        </w:tabs>
      </w:pPr>
    </w:p>
    <w:p w14:paraId="6BF64B3B" w14:textId="48FFA3BC" w:rsidR="005F3AE6" w:rsidRDefault="004703FA" w:rsidP="006F0530">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w:t>
      </w:r>
      <w:r w:rsidR="006F0530">
        <w:rPr>
          <w:rFonts w:eastAsiaTheme="minorEastAsia"/>
        </w:rPr>
        <w:t>0</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206F5D1B" w:rsidR="005F3AE6" w:rsidRDefault="004703FA"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w:t>
      </w:r>
      <w:r w:rsidR="006F0530">
        <w:rPr>
          <w:rFonts w:eastAsiaTheme="minorEastAsia"/>
        </w:rPr>
        <w:t>1</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6F0530">
      <w:pPr>
        <w:tabs>
          <w:tab w:val="center" w:pos="4320"/>
        </w:tabs>
      </w:pPr>
    </w:p>
    <w:p w14:paraId="07389423" w14:textId="77777777" w:rsidR="005F3AE6" w:rsidRDefault="00EF5169" w:rsidP="006F0530">
      <w:pPr>
        <w:tabs>
          <w:tab w:val="center" w:pos="4320"/>
        </w:tabs>
      </w:pPr>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6F0530">
      <w:pPr>
        <w:tabs>
          <w:tab w:val="center" w:pos="4320"/>
        </w:tabs>
      </w:pPr>
    </w:p>
    <w:p w14:paraId="76E1EB38" w14:textId="5F4DB826" w:rsidR="005F3AE6" w:rsidRDefault="004703FA" w:rsidP="006F0530">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w:t>
      </w:r>
      <w:r w:rsidR="006F0530">
        <w:rPr>
          <w:rFonts w:eastAsiaTheme="minorEastAsia"/>
        </w:rPr>
        <w:t>2</w:t>
      </w:r>
      <w:r w:rsidR="00EF5169">
        <w:rPr>
          <w:rFonts w:eastAsiaTheme="minorEastAsia"/>
        </w:rPr>
        <w:t>)</w:t>
      </w:r>
    </w:p>
    <w:p w14:paraId="5409C784" w14:textId="77777777" w:rsidR="005F3AE6" w:rsidRDefault="005F3AE6" w:rsidP="006F0530">
      <w:pPr>
        <w:tabs>
          <w:tab w:val="center" w:pos="4320"/>
        </w:tabs>
      </w:pPr>
    </w:p>
    <w:p w14:paraId="1637FCAE" w14:textId="5B130A87" w:rsidR="005F3AE6" w:rsidRDefault="001B185C" w:rsidP="006F0530">
      <w:pPr>
        <w:tabs>
          <w:tab w:val="center" w:pos="4320"/>
        </w:tabs>
      </w:pPr>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6F0530">
      <w:pPr>
        <w:tabs>
          <w:tab w:val="center" w:pos="4320"/>
        </w:tabs>
      </w:pPr>
    </w:p>
    <w:p w14:paraId="06540816" w14:textId="339186DE" w:rsidR="005F3AE6" w:rsidRDefault="004703FA" w:rsidP="006F0530">
      <w:pPr>
        <w:tabs>
          <w:tab w:val="center" w:pos="4320"/>
          <w:tab w:val="right" w:pos="9360"/>
        </w:tabs>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w:t>
      </w:r>
      <w:r w:rsidR="006F0530">
        <w:rPr>
          <w:rFonts w:eastAsiaTheme="minorEastAsia"/>
        </w:rPr>
        <w:t>3</w:t>
      </w:r>
      <w:r w:rsidR="001B185C">
        <w:rPr>
          <w:rFonts w:eastAsiaTheme="minorEastAsia"/>
        </w:rPr>
        <w:t>)</w:t>
      </w:r>
    </w:p>
    <w:p w14:paraId="60C6DEA0" w14:textId="77777777" w:rsidR="005F3AE6" w:rsidRDefault="005F3AE6" w:rsidP="006F0530">
      <w:pPr>
        <w:tabs>
          <w:tab w:val="center" w:pos="4320"/>
        </w:tabs>
      </w:pPr>
    </w:p>
    <w:p w14:paraId="48578787" w14:textId="77777777" w:rsidR="005F3AE6" w:rsidRDefault="00151447" w:rsidP="006F0530">
      <w:pPr>
        <w:tabs>
          <w:tab w:val="center" w:pos="4320"/>
        </w:tabs>
      </w:pPr>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6F0530">
      <w:pPr>
        <w:tabs>
          <w:tab w:val="center" w:pos="4320"/>
        </w:tabs>
      </w:pPr>
    </w:p>
    <w:p w14:paraId="01A08906" w14:textId="36D5D380" w:rsidR="005F3AE6" w:rsidRDefault="004703FA" w:rsidP="006F0530">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w:t>
      </w:r>
      <w:r w:rsidR="006F0530">
        <w:rPr>
          <w:rFonts w:eastAsiaTheme="minorEastAsia"/>
        </w:rPr>
        <w:t>4</w:t>
      </w:r>
      <w:r w:rsidR="00587B4D">
        <w:rPr>
          <w:rFonts w:eastAsiaTheme="minorEastAsia"/>
        </w:rPr>
        <w:t>)</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5E71290A" w:rsidR="005F3AE6" w:rsidRDefault="00A22E91" w:rsidP="00A22E91">
      <w:r>
        <w:tab/>
      </w:r>
      <w:r w:rsidR="00E23ED7">
        <w:t>For</w:t>
      </w:r>
      <w:r w:rsidR="008C0D3F">
        <w:t xml:space="preserve"> Ri</w:t>
      </w:r>
      <w:r w:rsidR="00412834">
        <w:tab/>
      </w:r>
      <w:r w:rsidR="008C0D3F">
        <w:t xml:space="preserve">&lt; -0.003, </w:t>
      </w:r>
      <w:r w:rsidR="00C02DFE">
        <w:t>unstable conditions and convective mixing</w:t>
      </w:r>
    </w:p>
    <w:p w14:paraId="526D798F" w14:textId="77777777" w:rsidR="005F3AE6" w:rsidRDefault="005F3AE6" w:rsidP="006F0530">
      <w:pPr>
        <w:tabs>
          <w:tab w:val="center" w:pos="4320"/>
        </w:tabs>
      </w:pPr>
    </w:p>
    <w:p w14:paraId="4CDD561D" w14:textId="77777777" w:rsidR="005F3AE6" w:rsidRDefault="00F4096E" w:rsidP="006F0530">
      <w:pPr>
        <w:tabs>
          <w:tab w:val="center" w:pos="4320"/>
        </w:tabs>
      </w:pPr>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0FE3DF47" w:rsidR="005F3AE6" w:rsidRDefault="00E9460B" w:rsidP="006F0530">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w:t>
      </w:r>
      <w:r w:rsidR="006F0530">
        <w:t>5</w:t>
      </w:r>
      <w:r w:rsidR="000D1512">
        <w:t>)</w:t>
      </w:r>
    </w:p>
    <w:p w14:paraId="6B183884" w14:textId="77777777" w:rsidR="005F3AE6" w:rsidRDefault="005F3AE6" w:rsidP="006F0530">
      <w:pPr>
        <w:tabs>
          <w:tab w:val="center" w:pos="4320"/>
        </w:tabs>
      </w:pPr>
    </w:p>
    <w:p w14:paraId="1B3D2015" w14:textId="77777777" w:rsidR="005F3AE6" w:rsidRDefault="00687B0A" w:rsidP="006F0530">
      <w:pPr>
        <w:tabs>
          <w:tab w:val="center" w:pos="4320"/>
        </w:tabs>
      </w:pPr>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6F0530">
      <w:pPr>
        <w:tabs>
          <w:tab w:val="center" w:pos="4320"/>
        </w:tabs>
      </w:pPr>
    </w:p>
    <w:p w14:paraId="3127AA22" w14:textId="0310F7D3" w:rsidR="005F3AE6" w:rsidRDefault="00920E34" w:rsidP="006F0530">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w:t>
      </w:r>
      <w:r w:rsidR="006F0530">
        <w:rPr>
          <w:rFonts w:eastAsiaTheme="minorEastAsia"/>
        </w:rPr>
        <w:t>6</w:t>
      </w:r>
      <w:r w:rsidR="001219CF">
        <w:rPr>
          <w:rFonts w:eastAsiaTheme="minorEastAsia"/>
        </w:rPr>
        <w:t>)</w:t>
      </w:r>
    </w:p>
    <w:p w14:paraId="59B69FF5" w14:textId="7AB73531" w:rsidR="005F3AE6" w:rsidRDefault="00920E34" w:rsidP="006F0530">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6F0530">
      <w:pPr>
        <w:tabs>
          <w:tab w:val="center" w:pos="4320"/>
        </w:tabs>
      </w:pPr>
    </w:p>
    <w:p w14:paraId="409B85DE" w14:textId="77777777" w:rsidR="005F3AE6" w:rsidRDefault="00D30B2E" w:rsidP="006F0530">
      <w:pPr>
        <w:tabs>
          <w:tab w:val="center" w:pos="4320"/>
        </w:tabs>
      </w:pPr>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6F0530">
      <w:pPr>
        <w:tabs>
          <w:tab w:val="center" w:pos="4320"/>
        </w:tabs>
      </w:pPr>
    </w:p>
    <w:p w14:paraId="19F9FC13" w14:textId="45ED7DB2" w:rsidR="005F3AE6" w:rsidRDefault="00920E34" w:rsidP="006F0530">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w:t>
      </w:r>
      <w:r w:rsidR="006F0530">
        <w:t>7</w:t>
      </w:r>
      <w:r w:rsidR="001219CF">
        <w:t>)</w:t>
      </w:r>
    </w:p>
    <w:p w14:paraId="264831A1" w14:textId="77777777" w:rsidR="00941B43" w:rsidRDefault="00941B43" w:rsidP="006F0530">
      <w:pPr>
        <w:tabs>
          <w:tab w:val="center" w:pos="4320"/>
        </w:tabs>
      </w:pPr>
    </w:p>
    <w:p w14:paraId="3AA4C754" w14:textId="77777777" w:rsidR="005F3AE6" w:rsidRDefault="009248BA" w:rsidP="006F0530">
      <w:pPr>
        <w:pStyle w:val="Heading4"/>
        <w:tabs>
          <w:tab w:val="center" w:pos="4320"/>
        </w:tabs>
      </w:pPr>
      <w:r>
        <w:lastRenderedPageBreak/>
        <w:t>Resistance Approach for Estimating Volatilization Flux from Soil</w:t>
      </w:r>
    </w:p>
    <w:p w14:paraId="5E7FB330" w14:textId="3CFD4D2C" w:rsidR="005F3AE6" w:rsidRDefault="0011216D" w:rsidP="006F0530">
      <w:pPr>
        <w:tabs>
          <w:tab w:val="center" w:pos="4320"/>
        </w:tabs>
      </w:pPr>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6F0530">
      <w:pPr>
        <w:tabs>
          <w:tab w:val="center" w:pos="4320"/>
        </w:tabs>
      </w:pPr>
    </w:p>
    <w:p w14:paraId="640A11D3" w14:textId="77777777" w:rsidR="00920E34" w:rsidRPr="00261792" w:rsidRDefault="00920E34" w:rsidP="006F0530">
      <w:pPr>
        <w:tabs>
          <w:tab w:val="center" w:pos="4320"/>
        </w:tabs>
      </w:pPr>
    </w:p>
    <w:p w14:paraId="715AC03D" w14:textId="63E06583" w:rsidR="005F3AE6" w:rsidRDefault="007928E9" w:rsidP="006F0530">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6F0530">
        <w:rPr>
          <w:rFonts w:eastAsiaTheme="minorEastAsia"/>
        </w:rPr>
        <w:t>98</w:t>
      </w:r>
      <w:r w:rsidR="001A6F5B">
        <w:rPr>
          <w:rFonts w:eastAsiaTheme="minorEastAsia"/>
        </w:rPr>
        <w:t>)</w:t>
      </w:r>
    </w:p>
    <w:p w14:paraId="0C70FA81" w14:textId="77777777" w:rsidR="00E9460B" w:rsidRDefault="00E9460B" w:rsidP="006F0530">
      <w:pPr>
        <w:tabs>
          <w:tab w:val="center" w:pos="4320"/>
          <w:tab w:val="right" w:pos="9360"/>
        </w:tabs>
      </w:pPr>
    </w:p>
    <w:p w14:paraId="418DD647" w14:textId="77777777" w:rsidR="007928E9" w:rsidRDefault="00261792" w:rsidP="006F0530">
      <w:pPr>
        <w:tabs>
          <w:tab w:val="center" w:pos="4320"/>
          <w:tab w:val="right" w:pos="9360"/>
        </w:tabs>
      </w:pPr>
      <w:r>
        <w:t>W</w:t>
      </w:r>
      <w:r w:rsidR="007928E9">
        <w:t>here</w:t>
      </w:r>
    </w:p>
    <w:p w14:paraId="79622DD8" w14:textId="313FC789"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w:t>
      </w:r>
      <w:r w:rsidR="006F0530">
        <w:t>99</w:t>
      </w:r>
      <w:r w:rsidRPr="007928E9">
        <w:t>)</w:t>
      </w:r>
    </w:p>
    <w:p w14:paraId="46859F52" w14:textId="2197F1A7" w:rsidR="005F3AE6" w:rsidRDefault="007928E9" w:rsidP="006F0530">
      <w:pPr>
        <w:tabs>
          <w:tab w:val="center" w:pos="432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w:t>
      </w:r>
      <w:r w:rsidR="006F0530">
        <w:t>0</w:t>
      </w:r>
      <w:r w:rsidRPr="007928E9">
        <w:t>)</w:t>
      </w:r>
    </w:p>
    <w:p w14:paraId="0F3DDD57" w14:textId="77777777" w:rsidR="005F3AE6" w:rsidRDefault="005F3AE6" w:rsidP="006F0530">
      <w:pPr>
        <w:tabs>
          <w:tab w:val="center" w:pos="4320"/>
        </w:tabs>
      </w:pPr>
    </w:p>
    <w:p w14:paraId="53611032" w14:textId="77777777" w:rsidR="005F3AE6" w:rsidRDefault="00B9088C" w:rsidP="006F0530">
      <w:pPr>
        <w:tabs>
          <w:tab w:val="center" w:pos="4320"/>
        </w:tabs>
      </w:pPr>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6F0530">
      <w:pPr>
        <w:tabs>
          <w:tab w:val="center" w:pos="4320"/>
        </w:tabs>
      </w:pPr>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6F0530">
      <w:pPr>
        <w:tabs>
          <w:tab w:val="center" w:pos="4320"/>
        </w:tabs>
      </w:pPr>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6F0530">
      <w:pPr>
        <w:tabs>
          <w:tab w:val="center" w:pos="4320"/>
        </w:tabs>
      </w:pPr>
    </w:p>
    <w:p w14:paraId="7FEE4BA7" w14:textId="77777777" w:rsidR="005F3AE6" w:rsidRDefault="00E90D10" w:rsidP="006F0530">
      <w:pPr>
        <w:tabs>
          <w:tab w:val="center" w:pos="4320"/>
        </w:tabs>
      </w:pPr>
      <w:r>
        <w:t>The flux is then calculated as</w:t>
      </w:r>
      <w:r w:rsidR="009E1723">
        <w:t xml:space="preserve"> follows</w:t>
      </w:r>
      <w:r w:rsidR="00DE577D">
        <w:t>:</w:t>
      </w:r>
    </w:p>
    <w:p w14:paraId="73D94AD0" w14:textId="6F6DD329" w:rsidR="005F3AE6" w:rsidRDefault="007928E9" w:rsidP="006F0530">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w:t>
      </w:r>
      <w:r w:rsidR="006F0530">
        <w:rPr>
          <w:rFonts w:eastAsiaTheme="minorEastAsia"/>
        </w:rPr>
        <w:t>1</w:t>
      </w:r>
      <w:r w:rsidR="001A6F5B">
        <w:rPr>
          <w:rFonts w:eastAsiaTheme="minorEastAsia"/>
        </w:rPr>
        <w:t>)</w:t>
      </w:r>
    </w:p>
    <w:p w14:paraId="7218139B" w14:textId="77777777" w:rsidR="005F3AE6" w:rsidRDefault="005F3AE6" w:rsidP="006F0530">
      <w:pPr>
        <w:tabs>
          <w:tab w:val="center" w:pos="4320"/>
        </w:tabs>
      </w:pPr>
    </w:p>
    <w:p w14:paraId="20B51FDD" w14:textId="77777777" w:rsidR="005F3AE6" w:rsidRDefault="00E90D10" w:rsidP="006F0530">
      <w:pPr>
        <w:tabs>
          <w:tab w:val="center" w:pos="4320"/>
        </w:tabs>
      </w:pPr>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6F0530">
      <w:pPr>
        <w:tabs>
          <w:tab w:val="center" w:pos="4320"/>
        </w:tabs>
      </w:pPr>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6F0530">
      <w:pPr>
        <w:tabs>
          <w:tab w:val="center" w:pos="4320"/>
        </w:tabs>
      </w:pPr>
    </w:p>
    <w:p w14:paraId="6495C096" w14:textId="77777777" w:rsidR="005F3AE6" w:rsidRDefault="00DE577D" w:rsidP="006F0530">
      <w:pPr>
        <w:tabs>
          <w:tab w:val="center" w:pos="4320"/>
        </w:tabs>
      </w:pPr>
      <w:r>
        <w:t>If the plant canopy acts as a significant source or sink, another approach should be taken, as described in the following section.</w:t>
      </w:r>
      <w:r w:rsidR="00294A1A">
        <w:t xml:space="preserve"> </w:t>
      </w:r>
    </w:p>
    <w:p w14:paraId="600A2DBB" w14:textId="77777777" w:rsidR="005F3AE6" w:rsidRDefault="00DE577D" w:rsidP="006F0530">
      <w:pPr>
        <w:pStyle w:val="Heading4"/>
        <w:tabs>
          <w:tab w:val="center" w:pos="4320"/>
        </w:tabs>
      </w:pPr>
      <w:r>
        <w:t>Volatilization Flux from Plant Surfaces</w:t>
      </w:r>
    </w:p>
    <w:p w14:paraId="018946B7" w14:textId="77777777" w:rsidR="005F3AE6" w:rsidRDefault="007A1982" w:rsidP="006F0530">
      <w:pPr>
        <w:tabs>
          <w:tab w:val="center" w:pos="4320"/>
        </w:tabs>
      </w:pPr>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523483F" w:rsidR="005F3AE6" w:rsidRDefault="007928E9" w:rsidP="006F0530">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w:t>
      </w:r>
      <w:r w:rsidR="006F0530">
        <w:rPr>
          <w:rFonts w:eastAsiaTheme="minorEastAsia"/>
        </w:rPr>
        <w:t>2</w:t>
      </w:r>
      <w:r w:rsidR="001A6F5B">
        <w:rPr>
          <w:rFonts w:eastAsiaTheme="minorEastAsia"/>
        </w:rPr>
        <w:t>)</w:t>
      </w:r>
    </w:p>
    <w:p w14:paraId="325F3E00" w14:textId="77777777" w:rsidR="005F3AE6" w:rsidRDefault="005F3AE6" w:rsidP="006F0530">
      <w:pPr>
        <w:tabs>
          <w:tab w:val="center" w:pos="4320"/>
        </w:tabs>
      </w:pPr>
    </w:p>
    <w:p w14:paraId="0ADA58B0" w14:textId="77777777" w:rsidR="005F3AE6" w:rsidRDefault="002103F7" w:rsidP="006F0530">
      <w:pPr>
        <w:tabs>
          <w:tab w:val="center" w:pos="4320"/>
        </w:tabs>
      </w:pPr>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6F0530">
      <w:pPr>
        <w:tabs>
          <w:tab w:val="center" w:pos="4320"/>
        </w:tabs>
      </w:pPr>
      <w:r>
        <w:tab/>
        <w:t>M = foliar pesticide mass (g cm</w:t>
      </w:r>
      <w:r w:rsidRPr="002103F7">
        <w:rPr>
          <w:vertAlign w:val="superscript"/>
        </w:rPr>
        <w:t>-2</w:t>
      </w:r>
      <w:r>
        <w:t>)</w:t>
      </w:r>
    </w:p>
    <w:p w14:paraId="25300720" w14:textId="77777777" w:rsidR="005F3AE6" w:rsidRDefault="002103F7" w:rsidP="006F0530">
      <w:pPr>
        <w:tabs>
          <w:tab w:val="center" w:pos="4320"/>
        </w:tabs>
      </w:pPr>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6F0530">
      <w:pPr>
        <w:tabs>
          <w:tab w:val="center" w:pos="4320"/>
        </w:tabs>
      </w:pPr>
    </w:p>
    <w:p w14:paraId="6E8D266B" w14:textId="77777777" w:rsidR="005F3AE6" w:rsidRDefault="00294A1A" w:rsidP="006F0530">
      <w:pPr>
        <w:tabs>
          <w:tab w:val="center" w:pos="4320"/>
        </w:tabs>
      </w:pPr>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6F0530">
      <w:pPr>
        <w:tabs>
          <w:tab w:val="center" w:pos="4320"/>
        </w:tabs>
      </w:pPr>
    </w:p>
    <w:p w14:paraId="1F208DAB" w14:textId="4DC5BEFE" w:rsidR="005F3AE6" w:rsidRDefault="007928E9" w:rsidP="006F0530">
      <w:pPr>
        <w:tabs>
          <w:tab w:val="center" w:pos="4320"/>
          <w:tab w:val="right" w:pos="927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w:t>
      </w:r>
      <w:r w:rsidR="006F0530">
        <w:t>3</w:t>
      </w:r>
      <w:r w:rsidR="001A6F5B">
        <w:t>)</w:t>
      </w:r>
    </w:p>
    <w:p w14:paraId="3EE7AC71" w14:textId="77777777" w:rsidR="00920E34" w:rsidRDefault="00920E34" w:rsidP="006F0530">
      <w:pPr>
        <w:tabs>
          <w:tab w:val="center" w:pos="4320"/>
        </w:tabs>
      </w:pPr>
    </w:p>
    <w:p w14:paraId="58CF444A" w14:textId="77777777" w:rsidR="005F3AE6" w:rsidRDefault="004035CA" w:rsidP="006F0530">
      <w:pPr>
        <w:tabs>
          <w:tab w:val="center" w:pos="4320"/>
        </w:tabs>
      </w:pPr>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6F0530">
      <w:pPr>
        <w:tabs>
          <w:tab w:val="center" w:pos="4320"/>
        </w:tabs>
      </w:pPr>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177" w:name="_Toc365363883"/>
      <w:bookmarkStart w:id="178" w:name="_Toc365363935"/>
      <w:bookmarkStart w:id="179" w:name="_Toc365363993"/>
      <w:bookmarkStart w:id="180" w:name="_Toc365363884"/>
      <w:bookmarkStart w:id="181" w:name="_Toc365363936"/>
      <w:bookmarkStart w:id="182" w:name="_Toc365363994"/>
      <w:bookmarkEnd w:id="177"/>
      <w:bookmarkEnd w:id="178"/>
      <w:bookmarkEnd w:id="179"/>
      <w:bookmarkEnd w:id="180"/>
      <w:bookmarkEnd w:id="181"/>
      <w:bookmarkEnd w:id="182"/>
    </w:p>
    <w:p w14:paraId="33BEE296" w14:textId="031CD824" w:rsidR="00A22E91" w:rsidRDefault="00A22E91" w:rsidP="00D35FC7">
      <w:pPr>
        <w:pStyle w:val="Heading4"/>
      </w:pPr>
      <w:r>
        <w:lastRenderedPageBreak/>
        <w:t xml:space="preserve">Implicit Correction </w:t>
      </w:r>
      <w:r w:rsidR="00167E51">
        <w:t>Degradation in Soil</w:t>
      </w:r>
      <w:r>
        <w:t xml:space="preserve">  (Eliminated)</w:t>
      </w:r>
    </w:p>
    <w:p w14:paraId="25701227" w14:textId="1D116E1D" w:rsidR="00B92006" w:rsidRPr="00A22E91" w:rsidRDefault="00A22E91" w:rsidP="00A22E91">
      <w:pPr>
        <w:rPr>
          <w:i/>
          <w:iCs/>
        </w:rPr>
      </w:pPr>
      <w:r w:rsidRPr="00A22E91">
        <w:rPr>
          <w:i/>
          <w:iCs/>
        </w:rPr>
        <w:t xml:space="preserve">Note: The implicit correction described in this section was eliminated in the latest PRZM (October 2025). The correction was problematic when aqueous-only degradation was </w:t>
      </w:r>
      <w:r w:rsidR="00033477" w:rsidRPr="00A22E91">
        <w:rPr>
          <w:i/>
          <w:iCs/>
        </w:rPr>
        <w:t>assumed</w:t>
      </w:r>
      <w:r w:rsidR="00033477">
        <w:rPr>
          <w:i/>
          <w:iCs/>
        </w:rPr>
        <w:t xml:space="preserve"> especially in regard to vertical transport</w:t>
      </w:r>
      <w:r w:rsidR="00033477" w:rsidRPr="00A22E91">
        <w:rPr>
          <w:i/>
          <w:iCs/>
        </w:rPr>
        <w:t>,</w:t>
      </w:r>
      <w:r w:rsidRPr="00A22E91">
        <w:rPr>
          <w:i/>
          <w:iCs/>
        </w:rPr>
        <w:t xml:space="preserve"> and </w:t>
      </w:r>
      <w:r w:rsidR="00033477">
        <w:rPr>
          <w:i/>
          <w:iCs/>
        </w:rPr>
        <w:t xml:space="preserve">the correction </w:t>
      </w:r>
      <w:r w:rsidRPr="00A22E91">
        <w:rPr>
          <w:i/>
          <w:iCs/>
        </w:rPr>
        <w:t xml:space="preserve">was unbalanced when compared with other dissipation mechanisms like </w:t>
      </w:r>
      <w:r w:rsidR="00033477">
        <w:rPr>
          <w:i/>
          <w:iCs/>
        </w:rPr>
        <w:t xml:space="preserve">hydrodynamic </w:t>
      </w:r>
      <w:r w:rsidRPr="00A22E91">
        <w:rPr>
          <w:i/>
          <w:iCs/>
        </w:rPr>
        <w:t xml:space="preserve">washout. </w:t>
      </w:r>
      <w:r w:rsidR="00033477">
        <w:rPr>
          <w:i/>
          <w:iCs/>
        </w:rPr>
        <w:t>All forms of dissipation now have the same degree of numerical error.</w:t>
      </w:r>
    </w:p>
    <w:p w14:paraId="5E569324" w14:textId="77777777" w:rsidR="00B92006" w:rsidRDefault="00B92006" w:rsidP="00D35FC7"/>
    <w:p w14:paraId="400D2169" w14:textId="702F788D" w:rsidR="00B92006" w:rsidRPr="00033477" w:rsidRDefault="00167E51" w:rsidP="00D35FC7">
      <w:pPr>
        <w:rPr>
          <w:color w:val="EEECE1" w:themeColor="background2"/>
        </w:rPr>
      </w:pPr>
      <w:r w:rsidRPr="00033477">
        <w:rPr>
          <w:color w:val="EEECE1" w:themeColor="background2"/>
        </w:rPr>
        <w:t xml:space="preserve">Adjustment for implicit temporal scheme.  Use of analytical correction to give exact amount of degradation when soil degradation alone is in place. Soil degradation happens all the time regardless of rain, so it </w:t>
      </w:r>
      <w:r w:rsidR="006F72C9" w:rsidRPr="00033477">
        <w:rPr>
          <w:color w:val="EEECE1" w:themeColor="background2"/>
        </w:rPr>
        <w:t xml:space="preserve">usually </w:t>
      </w:r>
      <w:r w:rsidRPr="00033477">
        <w:rPr>
          <w:color w:val="EEECE1" w:themeColor="background2"/>
        </w:rPr>
        <w:t xml:space="preserve">dominates </w:t>
      </w:r>
      <w:r w:rsidR="006F72C9" w:rsidRPr="00033477">
        <w:rPr>
          <w:color w:val="EEECE1" w:themeColor="background2"/>
        </w:rPr>
        <w:t>any other dissipation process</w:t>
      </w:r>
      <w:r w:rsidR="00BF627E" w:rsidRPr="00033477">
        <w:rPr>
          <w:color w:val="EEECE1" w:themeColor="background2"/>
        </w:rPr>
        <w:t>,</w:t>
      </w:r>
      <w:r w:rsidRPr="00033477">
        <w:rPr>
          <w:color w:val="EEECE1" w:themeColor="background2"/>
        </w:rPr>
        <w:t xml:space="preserve"> so </w:t>
      </w:r>
      <w:r w:rsidR="006F72C9" w:rsidRPr="00033477">
        <w:rPr>
          <w:color w:val="EEECE1" w:themeColor="background2"/>
        </w:rPr>
        <w:t xml:space="preserve">the </w:t>
      </w:r>
      <w:r w:rsidRPr="00033477">
        <w:rPr>
          <w:color w:val="EEECE1" w:themeColor="background2"/>
        </w:rPr>
        <w:t xml:space="preserve">correction </w:t>
      </w:r>
      <w:r w:rsidR="006F72C9" w:rsidRPr="00033477">
        <w:rPr>
          <w:color w:val="EEECE1" w:themeColor="background2"/>
        </w:rPr>
        <w:t xml:space="preserve">is </w:t>
      </w:r>
      <w:r w:rsidRPr="00033477">
        <w:rPr>
          <w:color w:val="EEECE1" w:themeColor="background2"/>
        </w:rPr>
        <w:t>only done here.  Other dissipation mechanisms are still numeric.</w:t>
      </w:r>
    </w:p>
    <w:p w14:paraId="3CBA5888" w14:textId="77777777" w:rsidR="00B92006" w:rsidRPr="00033477" w:rsidRDefault="00B92006" w:rsidP="00D35FC7">
      <w:pPr>
        <w:rPr>
          <w:color w:val="EEECE1" w:themeColor="background2"/>
        </w:rPr>
      </w:pPr>
    </w:p>
    <w:p w14:paraId="33613FB5" w14:textId="4558F120" w:rsidR="00D032D1" w:rsidRPr="00033477" w:rsidRDefault="00D032D1" w:rsidP="006F0530">
      <w:pPr>
        <w:tabs>
          <w:tab w:val="right" w:pos="9270"/>
        </w:tabs>
        <w:rPr>
          <w:rFonts w:ascii="Consolas" w:hAnsi="Consolas" w:cs="Consolas"/>
          <w:color w:val="EEECE1" w:themeColor="background2"/>
          <w:sz w:val="19"/>
          <w:szCs w:val="19"/>
        </w:rPr>
      </w:pPr>
      <w:r w:rsidRPr="00033477">
        <w:rPr>
          <w:rFonts w:ascii="Consolas" w:hAnsi="Consolas" w:cs="Consolas"/>
          <w:color w:val="EEECE1" w:themeColor="background2"/>
          <w:sz w:val="19"/>
          <w:szCs w:val="19"/>
        </w:rPr>
        <w:t xml:space="preserve">             aq_rate_corrected = exp(aq_rate_input)-1.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(4-104)</w:t>
      </w:r>
    </w:p>
    <w:p w14:paraId="34D5D21B" w14:textId="00273624" w:rsidR="00D032D1" w:rsidRPr="00033477" w:rsidRDefault="00D032D1" w:rsidP="006F0530">
      <w:pPr>
        <w:tabs>
          <w:tab w:val="right" w:pos="9270"/>
        </w:tabs>
        <w:rPr>
          <w:rFonts w:ascii="Consolas" w:hAnsi="Consolas" w:cs="Consolas"/>
          <w:color w:val="EEECE1" w:themeColor="background2"/>
          <w:sz w:val="19"/>
          <w:szCs w:val="19"/>
        </w:rPr>
      </w:pPr>
      <w:r w:rsidRPr="00033477">
        <w:rPr>
          <w:rFonts w:ascii="Consolas" w:hAnsi="Consolas" w:cs="Consolas"/>
          <w:color w:val="EEECE1" w:themeColor="background2"/>
          <w:sz w:val="19"/>
          <w:szCs w:val="19"/>
        </w:rPr>
        <w:t xml:space="preserve">             sorb_rate_corrected =</w:t>
      </w:r>
      <w:r w:rsidR="006F0530" w:rsidRPr="00033477">
        <w:rPr>
          <w:rFonts w:ascii="Consolas" w:hAnsi="Consolas" w:cs="Consolas"/>
          <w:color w:val="EEECE1" w:themeColor="background2"/>
          <w:sz w:val="19"/>
          <w:szCs w:val="19"/>
        </w:rPr>
        <w:t xml:space="preserve"> </w:t>
      </w:r>
      <w:r w:rsidRPr="00033477">
        <w:rPr>
          <w:rFonts w:ascii="Consolas" w:hAnsi="Consolas" w:cs="Consolas"/>
          <w:color w:val="EEECE1" w:themeColor="background2"/>
          <w:sz w:val="19"/>
          <w:szCs w:val="19"/>
        </w:rPr>
        <w:t>exp(sorb_rate_input)-1.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(4-105)</w:t>
      </w:r>
    </w:p>
    <w:p w14:paraId="60D3EBB1" w14:textId="7B54B607" w:rsidR="00BF627E" w:rsidRPr="00033477" w:rsidRDefault="00D032D1" w:rsidP="006F0530">
      <w:pPr>
        <w:tabs>
          <w:tab w:val="right" w:pos="9270"/>
        </w:tabs>
        <w:rPr>
          <w:color w:val="EEECE1" w:themeColor="background2"/>
        </w:rPr>
      </w:pPr>
      <w:r w:rsidRPr="00033477">
        <w:rPr>
          <w:rFonts w:ascii="Consolas" w:hAnsi="Consolas" w:cs="Consolas"/>
          <w:color w:val="EEECE1" w:themeColor="background2"/>
          <w:sz w:val="19"/>
          <w:szCs w:val="19"/>
        </w:rPr>
        <w:t xml:space="preserve">             gas_rate_corrected =</w:t>
      </w:r>
      <w:r w:rsidR="006F0530" w:rsidRPr="00033477">
        <w:rPr>
          <w:rFonts w:ascii="Consolas" w:hAnsi="Consolas" w:cs="Consolas"/>
          <w:color w:val="EEECE1" w:themeColor="background2"/>
          <w:sz w:val="19"/>
          <w:szCs w:val="19"/>
        </w:rPr>
        <w:t xml:space="preserve"> </w:t>
      </w:r>
      <w:r w:rsidRPr="00033477">
        <w:rPr>
          <w:rFonts w:ascii="Consolas" w:hAnsi="Consolas" w:cs="Consolas"/>
          <w:color w:val="EEECE1" w:themeColor="background2"/>
          <w:sz w:val="19"/>
          <w:szCs w:val="19"/>
        </w:rPr>
        <w:t>exp(gas_rate_input)-1.</w:t>
      </w:r>
      <w:r w:rsidR="00D200F7" w:rsidRPr="00033477">
        <w:rPr>
          <w:rFonts w:ascii="Consolas" w:hAnsi="Consolas" w:cs="Consolas"/>
          <w:color w:val="EEECE1" w:themeColor="background2"/>
          <w:sz w:val="19"/>
          <w:szCs w:val="19"/>
        </w:rPr>
        <w:t>0</w:t>
      </w:r>
      <w:r w:rsidR="006F0530" w:rsidRPr="00033477">
        <w:rPr>
          <w:rFonts w:ascii="Consolas" w:hAnsi="Consolas" w:cs="Consolas"/>
          <w:color w:val="EEECE1" w:themeColor="background2"/>
          <w:sz w:val="19"/>
          <w:szCs w:val="19"/>
        </w:rPr>
        <w:tab/>
        <w:t>(4-106)</w:t>
      </w:r>
    </w:p>
    <w:p w14:paraId="0EACADC1" w14:textId="77777777" w:rsidR="00D032D1" w:rsidRPr="00033477" w:rsidRDefault="00D032D1" w:rsidP="00D35FC7">
      <w:pPr>
        <w:rPr>
          <w:color w:val="EEECE1" w:themeColor="background2"/>
        </w:rPr>
      </w:pPr>
    </w:p>
    <w:p w14:paraId="67D53A79" w14:textId="6B9E6CB6" w:rsidR="00B92006" w:rsidRDefault="006F72C9" w:rsidP="00D35FC7">
      <w:r w:rsidRPr="00033477">
        <w:rPr>
          <w:color w:val="EEECE1" w:themeColor="background2"/>
        </w:rPr>
        <w:t xml:space="preserve">The effect is that given even a short </w:t>
      </w:r>
      <w:r w:rsidR="002905A1" w:rsidRPr="00033477">
        <w:rPr>
          <w:color w:val="EEECE1" w:themeColor="background2"/>
        </w:rPr>
        <w:t xml:space="preserve">soil degradation </w:t>
      </w:r>
      <w:r w:rsidRPr="00033477">
        <w:rPr>
          <w:color w:val="EEECE1" w:themeColor="background2"/>
        </w:rPr>
        <w:t xml:space="preserve">halflife in comparison to the daily time step, the </w:t>
      </w:r>
      <w:r w:rsidR="002905A1" w:rsidRPr="00033477">
        <w:rPr>
          <w:color w:val="EEECE1" w:themeColor="background2"/>
        </w:rPr>
        <w:t xml:space="preserve">pesticide </w:t>
      </w:r>
      <w:r w:rsidRPr="00033477">
        <w:rPr>
          <w:color w:val="EEECE1" w:themeColor="background2"/>
        </w:rPr>
        <w:t xml:space="preserve">mass </w:t>
      </w:r>
      <w:r w:rsidR="002905A1" w:rsidRPr="00033477">
        <w:rPr>
          <w:color w:val="EEECE1" w:themeColor="background2"/>
        </w:rPr>
        <w:t xml:space="preserve">in the soil </w:t>
      </w:r>
      <w:r w:rsidRPr="00033477">
        <w:rPr>
          <w:color w:val="EEECE1" w:themeColor="background2"/>
        </w:rPr>
        <w:t xml:space="preserve">will exactly decrease to </w:t>
      </w:r>
      <w:r w:rsidR="002905A1" w:rsidRPr="00033477">
        <w:rPr>
          <w:color w:val="EEECE1" w:themeColor="background2"/>
        </w:rPr>
        <w:t xml:space="preserve">precisely </w:t>
      </w:r>
      <w:r w:rsidRPr="00033477">
        <w:rPr>
          <w:color w:val="EEECE1" w:themeColor="background2"/>
        </w:rPr>
        <w:t xml:space="preserve">50% in one half life, whereas numerical solutions would vary from 50% with greater error for </w:t>
      </w:r>
      <w:r w:rsidR="002905A1" w:rsidRPr="00033477">
        <w:rPr>
          <w:color w:val="EEECE1" w:themeColor="background2"/>
        </w:rPr>
        <w:t>shorter degradation half-lives</w:t>
      </w:r>
      <w:r w:rsidRPr="00033477">
        <w:rPr>
          <w:color w:val="EEECE1" w:themeColor="background2"/>
        </w:rPr>
        <w:t xml:space="preserve">. </w:t>
      </w:r>
    </w:p>
    <w:p w14:paraId="2DF92252" w14:textId="77777777" w:rsidR="00033477" w:rsidRDefault="00033477" w:rsidP="00D35FC7"/>
    <w:p w14:paraId="73960F14" w14:textId="7E4A71D9" w:rsidR="008B363D" w:rsidRPr="008B363D" w:rsidRDefault="00B92006" w:rsidP="00D35FC7">
      <w:pPr>
        <w:pStyle w:val="Heading1"/>
      </w:pPr>
      <w:bookmarkStart w:id="183" w:name="_Toc157062490"/>
      <w:r>
        <w:t>Waterbody Calculations (VVWM)</w:t>
      </w:r>
      <w:bookmarkEnd w:id="183"/>
    </w:p>
    <w:p w14:paraId="0A17BE12" w14:textId="296EB26E" w:rsidR="008B363D" w:rsidRPr="008B363D" w:rsidRDefault="008B363D" w:rsidP="00C05760">
      <w:pPr>
        <w:pStyle w:val="Heading2"/>
      </w:pPr>
      <w:bookmarkStart w:id="184" w:name="_Toc451238549"/>
      <w:bookmarkStart w:id="185" w:name="_Toc157062491"/>
      <w:r w:rsidRPr="008B363D">
        <w:t>Introduction</w:t>
      </w:r>
      <w:bookmarkEnd w:id="184"/>
      <w:bookmarkEnd w:id="185"/>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186" w:name="_Toc451238550"/>
      <w:r w:rsidRPr="008B363D">
        <w:tab/>
      </w:r>
      <w:bookmarkStart w:id="187" w:name="_Toc157062492"/>
      <w:r w:rsidRPr="008B363D">
        <w:t>The Varying Volume Water Body Model</w:t>
      </w:r>
      <w:bookmarkEnd w:id="186"/>
      <w:bookmarkEnd w:id="187"/>
    </w:p>
    <w:p w14:paraId="190A4E56" w14:textId="50C39CF3" w:rsidR="008B363D" w:rsidRPr="008B363D" w:rsidRDefault="008B363D" w:rsidP="00EB6DCA">
      <w:pPr>
        <w:pStyle w:val="Heading3"/>
      </w:pPr>
      <w:r w:rsidRPr="008B363D">
        <w:t xml:space="preserve"> </w:t>
      </w:r>
      <w:bookmarkStart w:id="188" w:name="_Toc451238551"/>
      <w:bookmarkStart w:id="189" w:name="_Toc157062493"/>
      <w:r w:rsidRPr="008B363D">
        <w:t>Conceptualization and Mathematics</w:t>
      </w:r>
      <w:bookmarkEnd w:id="188"/>
      <w:bookmarkEnd w:id="189"/>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5118F8B5" w:rsidR="00C67A6F" w:rsidRPr="00C67A6F" w:rsidRDefault="002A7EDA"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r>
            <w:rPr>
              <w:rFonts w:ascii="Cambria Math" w:hAnsi="Cambria Math"/>
            </w:rPr>
            <m:t>+</m:t>
          </m:r>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2C23E198"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w:t>
      </w:r>
      <w:r w:rsidR="00D200F7">
        <w:t>5-</w:t>
      </w:r>
      <w:r w:rsidR="008B363D" w:rsidRPr="008B363D">
        <w:t>1)</w:t>
      </w:r>
    </w:p>
    <w:p w14:paraId="4C8D4DA3" w14:textId="77777777" w:rsidR="008B363D" w:rsidRPr="008B363D" w:rsidRDefault="008B363D" w:rsidP="00D35FC7">
      <w:r w:rsidRPr="008B363D">
        <w:t>and a mass balance on the benthic region:</w:t>
      </w:r>
    </w:p>
    <w:p w14:paraId="63E83676" w14:textId="43634BD0" w:rsidR="008B363D" w:rsidRPr="008B363D" w:rsidRDefault="008B363D" w:rsidP="00C67A6F">
      <w:pPr>
        <w:tabs>
          <w:tab w:val="right" w:pos="9360"/>
        </w:tabs>
      </w:pPr>
      <w:r w:rsidRPr="008B363D">
        <w:object w:dxaOrig="8760" w:dyaOrig="1380" w14:anchorId="492C2ACE">
          <v:shape id="_x0000_i1031" type="#_x0000_t75" style="width:419.4pt;height:66pt" o:ole="">
            <v:imagedata r:id="rId33" o:title=""/>
          </v:shape>
          <o:OLEObject Type="Embed" ProgID="Equation.3" ShapeID="_x0000_i1031" DrawAspect="Content" ObjectID="_1821582119" r:id="rId34"/>
        </w:object>
      </w:r>
      <w:r w:rsidRPr="008B363D">
        <w:tab/>
        <w:t>(</w:t>
      </w:r>
      <w:r w:rsidR="00D200F7">
        <w:t>5-</w:t>
      </w:r>
      <w:r w:rsidRPr="008B363D">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xml:space="preserve">),  (4) the hydrolysis rate coefficient in the benthic region is the same as that </w:t>
      </w:r>
      <w:r w:rsidRPr="008B363D">
        <w:lastRenderedPageBreak/>
        <w:t>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10D0DC45"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r w:rsidR="00D200F7">
        <w:t>5-</w:t>
      </w:r>
      <w:r w:rsidRPr="008B363D">
        <w:t>3)</w:t>
      </w:r>
    </w:p>
    <w:p w14:paraId="5E71988B" w14:textId="77777777" w:rsidR="008B363D" w:rsidRPr="008B363D" w:rsidRDefault="008B363D" w:rsidP="00D35FC7"/>
    <w:p w14:paraId="46F5FCAA" w14:textId="6978F7C0"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w:t>
      </w:r>
      <w:bookmarkStart w:id="190" w:name="_Hlk165529966"/>
      <w:r w:rsidR="00D200F7">
        <w:t>5-</w:t>
      </w:r>
      <w:bookmarkEnd w:id="190"/>
      <w:r w:rsidRPr="008B363D">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025B4DE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w:t>
      </w:r>
      <w:r w:rsidR="00D200F7">
        <w:t>5-</w:t>
      </w:r>
      <w:r w:rsidRPr="008B363D">
        <w:t>5)</w:t>
      </w:r>
    </w:p>
    <w:p w14:paraId="3BBCA905" w14:textId="77777777" w:rsidR="008B363D" w:rsidRPr="008B363D" w:rsidRDefault="008B363D" w:rsidP="00D35FC7"/>
    <w:p w14:paraId="4FACFC7B" w14:textId="1AC1D167"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w:t>
      </w:r>
      <w:r w:rsidR="00D200F7">
        <w:t>5-</w:t>
      </w:r>
      <w:r w:rsidRPr="008B363D">
        <w:t>6)</w:t>
      </w:r>
    </w:p>
    <w:p w14:paraId="3A5EE874" w14:textId="77777777" w:rsidR="008B363D" w:rsidRPr="008B363D" w:rsidRDefault="008B363D" w:rsidP="00D35FC7"/>
    <w:p w14:paraId="660887F3" w14:textId="7C1692EB"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7)</w:t>
      </w:r>
    </w:p>
    <w:p w14:paraId="70545F00" w14:textId="77777777" w:rsidR="008B363D" w:rsidRPr="008B363D" w:rsidRDefault="008B363D" w:rsidP="00D35FC7"/>
    <w:p w14:paraId="6FCD6827" w14:textId="77777777" w:rsidR="008B363D" w:rsidRPr="008B363D" w:rsidRDefault="008B363D" w:rsidP="00D35FC7"/>
    <w:p w14:paraId="36218266" w14:textId="2950965B"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2BAAB7C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w:t>
      </w:r>
      <w:r w:rsidR="00D200F7">
        <w:t>5-</w:t>
      </w:r>
      <w:r w:rsidRPr="008B363D">
        <w:t>9)</w:t>
      </w:r>
    </w:p>
    <w:p w14:paraId="44BDE6A6" w14:textId="77777777" w:rsidR="008B363D" w:rsidRPr="008B363D" w:rsidRDefault="008B363D" w:rsidP="00D35FC7"/>
    <w:p w14:paraId="4446351D" w14:textId="1471870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w:t>
      </w:r>
      <w:r w:rsidR="00D200F7">
        <w:t>5-</w:t>
      </w:r>
      <w:r w:rsidRPr="008B363D">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191" w:name="_Toc451238552"/>
      <w:bookmarkStart w:id="192" w:name="_Toc157062494"/>
      <w:r w:rsidRPr="008B363D">
        <w:lastRenderedPageBreak/>
        <w:t>2.2</w:t>
      </w:r>
      <w:r w:rsidRPr="008B363D">
        <w:tab/>
        <w:t>Solute Holding Capacity Ratio (</w:t>
      </w:r>
      <w:r w:rsidRPr="008B363D">
        <w:sym w:font="Symbol" w:char="F051"/>
      </w:r>
      <w:r w:rsidRPr="008B363D">
        <w:t>)</w:t>
      </w:r>
      <w:bookmarkEnd w:id="191"/>
      <w:bookmarkEnd w:id="192"/>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404AE76C" w:rsidR="008B363D" w:rsidRPr="008B363D" w:rsidRDefault="008B363D" w:rsidP="00D200F7">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D200F7">
        <w:tab/>
      </w:r>
      <w:r w:rsidRPr="008B363D">
        <w:t>(</w:t>
      </w:r>
      <w:r w:rsidR="00D200F7">
        <w:t>5-</w:t>
      </w:r>
      <w:r w:rsidRPr="008B363D">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149CFF9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w:t>
      </w:r>
      <w:r w:rsidR="00D200F7">
        <w:t>5-</w:t>
      </w:r>
      <w:r w:rsidR="008B363D" w:rsidRPr="008B363D">
        <w:t>12)</w:t>
      </w:r>
    </w:p>
    <w:p w14:paraId="64541C94" w14:textId="6606FAA8"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w:t>
      </w:r>
      <w:r w:rsidR="00D200F7">
        <w:t>5-</w:t>
      </w:r>
      <w:r w:rsidR="008B363D" w:rsidRPr="008B363D">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34CAE9F4"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w:t>
      </w:r>
      <w:r w:rsidR="00D200F7">
        <w:t>5-</w:t>
      </w:r>
      <w:r w:rsidRPr="008B363D">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506224" w:rsidRDefault="008B363D" w:rsidP="00506224">
      <w:pPr>
        <w:pStyle w:val="Heading3"/>
      </w:pPr>
      <w:bookmarkStart w:id="193" w:name="_Toc451238553"/>
      <w:bookmarkStart w:id="194" w:name="_Toc157062495"/>
      <w:r w:rsidRPr="00506224">
        <w:t>Effective Water Column Dissipation (</w:t>
      </w:r>
      <w:r w:rsidRPr="00506224">
        <w:sym w:font="Symbol" w:char="F047"/>
      </w:r>
      <w:r w:rsidRPr="00506224">
        <w:t>1)</w:t>
      </w:r>
      <w:bookmarkEnd w:id="193"/>
      <w:bookmarkEnd w:id="194"/>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506224" w:rsidRDefault="008B363D" w:rsidP="00506224">
      <w:pPr>
        <w:pStyle w:val="Heading3"/>
      </w:pPr>
      <w:bookmarkStart w:id="195" w:name="_Toc451238554"/>
      <w:bookmarkStart w:id="196" w:name="_Toc157062496"/>
      <w:r w:rsidRPr="00506224">
        <w:lastRenderedPageBreak/>
        <w:t xml:space="preserve">Hydrologic Washout </w:t>
      </w:r>
      <w:bookmarkEnd w:id="195"/>
      <w:r w:rsidR="000873B0" w:rsidRPr="00506224">
        <w:t>(Q/V1)</w:t>
      </w:r>
      <w:bookmarkEnd w:id="196"/>
      <w:r w:rsidR="000873B0" w:rsidRPr="00506224">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506224" w:rsidRDefault="008B363D" w:rsidP="00506224">
      <w:pPr>
        <w:pStyle w:val="Heading3"/>
      </w:pPr>
      <w:bookmarkStart w:id="197" w:name="_Toc451238555"/>
      <w:bookmarkStart w:id="198" w:name="_Toc157062497"/>
      <w:r w:rsidRPr="00506224">
        <w:t>Metabolism (</w:t>
      </w:r>
      <w:r w:rsidRPr="00506224">
        <w:sym w:font="Symbol" w:char="F06D"/>
      </w:r>
      <w:r w:rsidRPr="00506224">
        <w:t>bio_1)</w:t>
      </w:r>
      <w:bookmarkEnd w:id="197"/>
      <w:bookmarkEnd w:id="198"/>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7BECB2EA" w:rsidR="008B363D" w:rsidRPr="008B363D" w:rsidRDefault="00D200F7" w:rsidP="00D200F7">
      <w:pPr>
        <w:tabs>
          <w:tab w:val="center" w:pos="4320"/>
          <w:tab w:val="right" w:pos="9360"/>
        </w:tabs>
      </w:pPr>
      <w:r>
        <w:tab/>
      </w:r>
      <w:r w:rsidR="008B363D" w:rsidRPr="008B363D">
        <w:object w:dxaOrig="1980" w:dyaOrig="680" w14:anchorId="6AC20AD3">
          <v:shape id="_x0000_i1032" type="#_x0000_t75" style="width:102pt;height:36.6pt" o:ole="">
            <v:imagedata r:id="rId35" o:title=""/>
          </v:shape>
          <o:OLEObject Type="Embed" ProgID="Equation.3" ShapeID="_x0000_i1032" DrawAspect="Content" ObjectID="_1821582120" r:id="rId36"/>
        </w:object>
      </w:r>
      <w:r w:rsidR="008B363D" w:rsidRPr="008B363D">
        <w:tab/>
        <w:t>(</w:t>
      </w:r>
      <w:r>
        <w:t>5-</w:t>
      </w:r>
      <w:r w:rsidR="008B363D" w:rsidRPr="008B363D">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200F7">
      <w:pPr>
        <w:ind w:firstLine="720"/>
      </w:pPr>
      <w:r w:rsidRPr="008B363D">
        <w:t>T = temperature of modeled water body, [</w:t>
      </w:r>
      <w:r w:rsidRPr="008B363D">
        <w:sym w:font="Symbol" w:char="F0B0"/>
      </w:r>
      <w:r w:rsidRPr="008B363D">
        <w:t>C]</w:t>
      </w:r>
    </w:p>
    <w:p w14:paraId="3BA2E4D2" w14:textId="77777777" w:rsidR="008B363D" w:rsidRPr="008B363D" w:rsidRDefault="008B363D" w:rsidP="00D200F7">
      <w:pPr>
        <w:ind w:firstLine="720"/>
      </w:pPr>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199" w:name="_Toc451238556"/>
      <w:bookmarkStart w:id="200" w:name="_Toc157062498"/>
      <w:r w:rsidRPr="008B363D">
        <w:t>Hydrolysis (</w:t>
      </w:r>
      <w:r w:rsidRPr="008B363D">
        <w:sym w:font="Symbol" w:char="F06D"/>
      </w:r>
      <w:r w:rsidRPr="008B363D">
        <w:rPr>
          <w:vertAlign w:val="subscript"/>
        </w:rPr>
        <w:t>hydr_1</w:t>
      </w:r>
      <w:r w:rsidRPr="008B363D">
        <w:t>)</w:t>
      </w:r>
      <w:bookmarkEnd w:id="199"/>
      <w:bookmarkEnd w:id="200"/>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 xml:space="preserve">Unlike the metabolism rate, temperature adjustments of the hydrolysis rate are not made by the VVWM.  Temperature-dependent hydrolysis characterizations are not generally made for the </w:t>
      </w:r>
      <w:r w:rsidRPr="008B363D">
        <w:lastRenderedPageBreak/>
        <w:t>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06A7F3D3"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w:t>
      </w:r>
      <w:r w:rsidR="00D200F7">
        <w:t>5-</w:t>
      </w:r>
      <w:r w:rsidRPr="008B363D">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201" w:name="_Toc451238557"/>
      <w:bookmarkStart w:id="202" w:name="_Toc157062499"/>
      <w:r w:rsidRPr="008B363D">
        <w:t>Photolysis (</w:t>
      </w:r>
      <w:r w:rsidRPr="008B363D">
        <w:sym w:font="Symbol" w:char="F06D"/>
      </w:r>
      <w:r w:rsidRPr="008B363D">
        <w:rPr>
          <w:vertAlign w:val="subscript"/>
        </w:rPr>
        <w:t>photo</w:t>
      </w:r>
      <w:r w:rsidRPr="008B363D">
        <w:t>)</w:t>
      </w:r>
      <w:bookmarkEnd w:id="201"/>
      <w:bookmarkEnd w:id="202"/>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0D2AE0B9" w:rsidR="008B363D" w:rsidRPr="008B363D" w:rsidRDefault="008B363D" w:rsidP="00D200F7">
      <w:pPr>
        <w:tabs>
          <w:tab w:val="center" w:pos="4320"/>
          <w:tab w:val="right" w:pos="9270"/>
        </w:tabs>
      </w:pPr>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r>
      <w:bookmarkStart w:id="203" w:name="_Hlk165530483"/>
      <w:r w:rsidR="00D200F7">
        <w:t>(5-</w:t>
      </w:r>
      <w:r w:rsidR="00D200F7" w:rsidRPr="008B363D">
        <w:t xml:space="preserve"> </w:t>
      </w:r>
      <w:bookmarkEnd w:id="203"/>
      <w:r w:rsidRPr="008B363D">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67B0D37C" w:rsidR="008B363D" w:rsidRPr="008B363D" w:rsidRDefault="008B363D" w:rsidP="00D200F7">
      <w:pPr>
        <w:tabs>
          <w:tab w:val="center" w:pos="4320"/>
          <w:tab w:val="right" w:pos="9360"/>
        </w:tabs>
      </w:pPr>
      <w:r w:rsidRPr="008B363D">
        <w:tab/>
      </w:r>
      <w:r w:rsidRPr="008B363D">
        <w:object w:dxaOrig="3940" w:dyaOrig="680" w14:anchorId="675A325C">
          <v:shape id="_x0000_i1033" type="#_x0000_t75" style="width:180pt;height:30pt" o:ole="">
            <v:imagedata r:id="rId37" o:title=""/>
          </v:shape>
          <o:OLEObject Type="Embed" ProgID="Equation.3" ShapeID="_x0000_i1033" DrawAspect="Content" ObjectID="_1821582121" r:id="rId38"/>
        </w:object>
      </w:r>
      <w:r w:rsidRPr="008B363D">
        <w:tab/>
      </w:r>
      <w:r w:rsidR="00D200F7">
        <w:t>(5-</w:t>
      </w:r>
      <w:r w:rsidRPr="008B363D">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07A65C4C" w:rsidR="008B363D" w:rsidRPr="008B363D" w:rsidRDefault="008B363D" w:rsidP="00D200F7">
      <w:pPr>
        <w:tabs>
          <w:tab w:val="center" w:pos="4320"/>
          <w:tab w:val="right" w:pos="9270"/>
        </w:tabs>
      </w:pPr>
      <w:r w:rsidRPr="008B363D">
        <w:tab/>
      </w:r>
      <w:r w:rsidRPr="008B363D">
        <w:object w:dxaOrig="2860" w:dyaOrig="760" w14:anchorId="0A4AD2F6">
          <v:shape id="_x0000_i1034" type="#_x0000_t75" style="width:132pt;height:35.4pt" o:ole="">
            <v:imagedata r:id="rId39" o:title=""/>
          </v:shape>
          <o:OLEObject Type="Embed" ProgID="Equation.3" ShapeID="_x0000_i1034" DrawAspect="Content" ObjectID="_1821582122" r:id="rId40"/>
        </w:object>
      </w:r>
      <w:r w:rsidRPr="008B363D">
        <w:tab/>
      </w:r>
      <w:r w:rsidR="00D200F7">
        <w:t>(5-</w:t>
      </w:r>
      <w:r w:rsidR="00D200F7" w:rsidRPr="008B363D">
        <w:t xml:space="preserve"> </w:t>
      </w:r>
      <w:r w:rsidRPr="008B363D">
        <w:t>19)</w:t>
      </w:r>
    </w:p>
    <w:p w14:paraId="1BD80967" w14:textId="77777777" w:rsidR="008B363D" w:rsidRPr="008B363D" w:rsidRDefault="008B363D" w:rsidP="00D35FC7"/>
    <w:p w14:paraId="49ED6678" w14:textId="77777777" w:rsidR="008B363D" w:rsidRPr="008B363D" w:rsidRDefault="008B363D" w:rsidP="00D35FC7">
      <w:r w:rsidRPr="008B363D">
        <w:lastRenderedPageBreak/>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93A2436" w:rsidR="008B363D" w:rsidRPr="008B363D" w:rsidRDefault="008B363D" w:rsidP="00D200F7">
      <w:pPr>
        <w:tabs>
          <w:tab w:val="center" w:pos="4320"/>
          <w:tab w:val="right" w:pos="9270"/>
        </w:tabs>
      </w:pPr>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r>
      <w:r w:rsidR="00D200F7">
        <w:t>(5-</w:t>
      </w:r>
      <w:r w:rsidR="00D200F7" w:rsidRPr="008B363D">
        <w:t xml:space="preserve"> </w:t>
      </w:r>
      <w:r w:rsidRPr="008B363D">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204" w:name="_Toc451238558"/>
      <w:bookmarkStart w:id="205" w:name="_Toc157062500"/>
      <w:r w:rsidRPr="008B363D">
        <w:t>Volatilization (</w:t>
      </w:r>
      <w:r w:rsidRPr="008B363D">
        <w:sym w:font="Symbol" w:char="F06D"/>
      </w:r>
      <w:r w:rsidRPr="008B363D">
        <w:rPr>
          <w:vertAlign w:val="subscript"/>
        </w:rPr>
        <w:t>volatilization</w:t>
      </w:r>
      <w:r w:rsidRPr="008B363D">
        <w:t>)</w:t>
      </w:r>
      <w:bookmarkEnd w:id="204"/>
      <w:bookmarkEnd w:id="205"/>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584DC2B6" w:rsidR="008B363D" w:rsidRPr="008B363D" w:rsidRDefault="008B363D" w:rsidP="008B4DD1">
      <w:pPr>
        <w:tabs>
          <w:tab w:val="center" w:pos="4320"/>
          <w:tab w:val="right" w:pos="9360"/>
        </w:tabs>
      </w:pPr>
      <w:r w:rsidRPr="008B363D">
        <w:tab/>
      </w:r>
      <w:r w:rsidRPr="008B363D">
        <w:object w:dxaOrig="1219" w:dyaOrig="680" w14:anchorId="738BCB2E">
          <v:shape id="_x0000_i1035" type="#_x0000_t75" style="width:59.4pt;height:36.6pt" o:ole="">
            <v:imagedata r:id="rId41" o:title=""/>
          </v:shape>
          <o:OLEObject Type="Embed" ProgID="Equation.3" ShapeID="_x0000_i1035" DrawAspect="Content" ObjectID="_1821582123" r:id="rId42"/>
        </w:object>
      </w:r>
      <w:r w:rsidRPr="008B363D">
        <w:tab/>
      </w:r>
      <w:r w:rsidR="008B4DD1">
        <w:t>(5-</w:t>
      </w:r>
      <w:r w:rsidR="008B4DD1" w:rsidRPr="008B363D">
        <w:t xml:space="preserve"> </w:t>
      </w:r>
      <w:r w:rsidRPr="008B363D">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2147FAB" w:rsidR="008B363D" w:rsidRPr="008B363D" w:rsidRDefault="008B363D" w:rsidP="008B4DD1">
      <w:pPr>
        <w:tabs>
          <w:tab w:val="center" w:pos="4320"/>
          <w:tab w:val="right" w:pos="9270"/>
        </w:tabs>
      </w:pPr>
      <w:r w:rsidRPr="008B363D">
        <w:tab/>
      </w:r>
      <w:r w:rsidRPr="008B363D">
        <w:object w:dxaOrig="1880" w:dyaOrig="680" w14:anchorId="54FE9D2B">
          <v:shape id="_x0000_i1036" type="#_x0000_t75" style="width:96pt;height:36.6pt" o:ole="">
            <v:imagedata r:id="rId43" o:title=""/>
          </v:shape>
          <o:OLEObject Type="Embed" ProgID="Equation.3" ShapeID="_x0000_i1036" DrawAspect="Content" ObjectID="_1821582124" r:id="rId44"/>
        </w:object>
      </w:r>
      <w:r w:rsidRPr="008B363D">
        <w:tab/>
      </w:r>
      <w:r w:rsidR="008B4DD1">
        <w:t>(5-</w:t>
      </w:r>
      <w:r w:rsidR="008B4DD1" w:rsidRPr="008B363D">
        <w:t xml:space="preserve"> </w:t>
      </w:r>
      <w:r w:rsidRPr="008B363D">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29996EDE" w:rsidR="008B363D" w:rsidRPr="008B363D" w:rsidRDefault="008B363D" w:rsidP="008B4DD1">
      <w:pPr>
        <w:tabs>
          <w:tab w:val="center" w:pos="4320"/>
          <w:tab w:val="right" w:pos="9360"/>
        </w:tabs>
      </w:pPr>
      <w:r w:rsidRPr="008B363D">
        <w:lastRenderedPageBreak/>
        <w:tab/>
      </w:r>
      <w:r w:rsidRPr="008B363D">
        <w:object w:dxaOrig="1540" w:dyaOrig="700" w14:anchorId="46E06565">
          <v:shape id="_x0000_i1037" type="#_x0000_t75" style="width:78pt;height:36pt" o:ole="">
            <v:imagedata r:id="rId45" o:title=""/>
          </v:shape>
          <o:OLEObject Type="Embed" ProgID="Equation.3" ShapeID="_x0000_i1037" DrawAspect="Content" ObjectID="_1821582125" r:id="rId46"/>
        </w:object>
      </w:r>
      <w:r w:rsidRPr="008B363D">
        <w:t xml:space="preserve"> </w:t>
      </w:r>
      <w:r w:rsidRPr="008B363D">
        <w:tab/>
      </w:r>
      <w:r w:rsidR="008B4DD1">
        <w:t>(5-</w:t>
      </w:r>
      <w:r w:rsidR="008B4DD1" w:rsidRPr="008B363D">
        <w:t xml:space="preserve"> </w:t>
      </w:r>
      <w:r w:rsidRPr="008B363D">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3F7FFFE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m:t>
        </m:r>
        <m:d>
          <m:dPr>
            <m:ctrlPr>
              <w:rPr>
                <w:rFonts w:ascii="Cambria Math" w:hAnsi="Cambria Math"/>
                <w:i/>
              </w:rPr>
            </m:ctrlPr>
          </m:dPr>
          <m:e>
            <m:r>
              <w:rPr>
                <w:rFonts w:ascii="Cambria Math"/>
              </w:rPr>
              <m:t>4.19</m:t>
            </m:r>
            <m:r>
              <m:rPr>
                <m:nor/>
              </m:rPr>
              <w:rPr>
                <w:rFonts w:ascii="Cambria Math"/>
              </w:rPr>
              <m:t xml:space="preserve">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6</m:t>
                </m:r>
                <m:ctrlPr>
                  <w:rPr>
                    <w:rFonts w:ascii="Cambria Math" w:hAnsi="Cambria Math"/>
                    <w:i/>
                  </w:rPr>
                </m:ctrlPr>
              </m:sup>
            </m:sSup>
            <m:rad>
              <m:radPr>
                <m:degHide m:val="1"/>
                <m:ctrlPr>
                  <w:rPr>
                    <w:rFonts w:ascii="Cambria Math" w:hAnsi="Cambria Math"/>
                    <w:i/>
                  </w:rPr>
                </m:ctrlPr>
              </m:radPr>
              <m:deg/>
              <m:e>
                <m:sSub>
                  <m:sSubPr>
                    <m:ctrlPr>
                      <w:rPr>
                        <w:rFonts w:ascii="Cambria Math" w:hAnsi="Cambria Math"/>
                        <w:i/>
                      </w:rPr>
                    </m:ctrlPr>
                  </m:sSubPr>
                  <m:e>
                    <m:r>
                      <w:rPr>
                        <w:rFonts w:ascii="Cambria Math"/>
                      </w:rPr>
                      <m:t>u</m:t>
                    </m:r>
                  </m:e>
                  <m:sub>
                    <m:r>
                      <w:rPr>
                        <w:rFonts w:ascii="Cambria Math"/>
                      </w:rPr>
                      <m:t>10</m:t>
                    </m:r>
                  </m:sub>
                </m:sSub>
              </m:e>
            </m:rad>
          </m:e>
        </m:d>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 xml:space="preserve"> </w:t>
      </w:r>
      <w:r w:rsidR="003B0A76" w:rsidRPr="008B363D">
        <w:t xml:space="preserve"> </w:t>
      </w:r>
      <w:r w:rsidR="003B0A76">
        <w:tab/>
      </w:r>
      <w:r w:rsidR="008B4DD1">
        <w:t>(5-</w:t>
      </w:r>
      <w:r w:rsidR="008B4DD1" w:rsidRPr="008B363D">
        <w:t xml:space="preserve"> </w:t>
      </w:r>
      <w:r w:rsidRPr="008B363D">
        <w:t>24)</w:t>
      </w:r>
    </w:p>
    <w:p w14:paraId="5A888F90" w14:textId="77777777" w:rsidR="008B363D" w:rsidRPr="008B363D" w:rsidRDefault="008B363D" w:rsidP="008B4DD1">
      <w:pPr>
        <w:tabs>
          <w:tab w:val="right" w:pos="9270"/>
        </w:tabs>
      </w:pPr>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4DD1">
      <w:pPr>
        <w:tabs>
          <w:tab w:val="right" w:pos="9270"/>
        </w:tabs>
      </w:pPr>
    </w:p>
    <w:p w14:paraId="2A8BA8A7" w14:textId="357C886E" w:rsidR="008B363D" w:rsidRPr="008B363D" w:rsidRDefault="008B363D" w:rsidP="00214B27">
      <w:pPr>
        <w:tabs>
          <w:tab w:val="center" w:pos="4320"/>
          <w:tab w:val="right" w:pos="9270"/>
        </w:tabs>
      </w:pPr>
      <w:r w:rsidRPr="008B363D">
        <w:tab/>
      </w:r>
      <m:oMath>
        <m:sSub>
          <m:sSubPr>
            <m:ctrlPr>
              <w:rPr>
                <w:rFonts w:ascii="Cambria Math" w:hAnsi="Cambria Math"/>
                <w:i/>
              </w:rPr>
            </m:ctrlPr>
          </m:sSubPr>
          <m:e>
            <m:r>
              <w:rPr>
                <w:rFonts w:ascii="Cambria Math"/>
              </w:rPr>
              <m:t>k</m:t>
            </m:r>
          </m:e>
          <m:sub>
            <m:r>
              <w:rPr>
                <w:rFonts w:ascii="Cambria Math"/>
              </w:rPr>
              <m:t>O2</m:t>
            </m:r>
          </m:sub>
        </m:sSub>
        <m:r>
          <w:rPr>
            <w:rFonts w:ascii="Cambria Math"/>
          </w:rPr>
          <m:t>=3</m:t>
        </m:r>
        <m:r>
          <m:rPr>
            <m:nor/>
          </m:rPr>
          <w:rPr>
            <w:rFonts w:ascii="Cambria Math"/>
          </w:rPr>
          <m:t xml:space="preserve">.2 x </m:t>
        </m:r>
        <m:r>
          <m:rPr>
            <m:sty m:val="p"/>
          </m:rPr>
          <w:rPr>
            <w:rFonts w:ascii="Cambria Math"/>
          </w:rPr>
          <m:t>1</m:t>
        </m:r>
        <m:sSup>
          <m:sSupPr>
            <m:ctrlPr>
              <w:rPr>
                <w:rFonts w:ascii="Cambria Math" w:hAnsi="Cambria Math"/>
              </w:rPr>
            </m:ctrlPr>
          </m:sSupPr>
          <m:e>
            <m:r>
              <m:rPr>
                <m:sty m:val="p"/>
              </m:rPr>
              <w:rPr>
                <w:rFonts w:ascii="Cambria Math"/>
              </w:rPr>
              <m:t>0</m:t>
            </m:r>
          </m:e>
          <m:sup>
            <m:r>
              <w:rPr>
                <w:rFonts w:ascii="Cambria Math"/>
              </w:rPr>
              <m:t>-</m:t>
            </m:r>
            <m:r>
              <w:rPr>
                <w:rFonts w:ascii="Cambria Math"/>
              </w:rPr>
              <m:t>7</m:t>
            </m:r>
            <m:ctrlPr>
              <w:rPr>
                <w:rFonts w:ascii="Cambria Math" w:hAnsi="Cambria Math"/>
                <w:i/>
              </w:rPr>
            </m:ctrlP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u</m:t>
                    </m:r>
                  </m:e>
                  <m:sub>
                    <m:r>
                      <w:rPr>
                        <w:rFonts w:ascii="Cambria Math"/>
                      </w:rPr>
                      <m:t>10</m:t>
                    </m:r>
                  </m:sub>
                </m:sSub>
              </m:e>
            </m:d>
          </m:e>
          <m:sup>
            <m:r>
              <w:rPr>
                <w:rFonts w:ascii="Cambria Math"/>
              </w:rPr>
              <m:t>2</m:t>
            </m:r>
          </m:sup>
        </m:sSup>
        <m:d>
          <m:dPr>
            <m:ctrlPr>
              <w:rPr>
                <w:rFonts w:ascii="Cambria Math" w:hAnsi="Cambria Math"/>
                <w:i/>
              </w:rPr>
            </m:ctrlPr>
          </m:dPr>
          <m:e>
            <m:r>
              <w:rPr>
                <w:rFonts w:ascii="Cambria Math"/>
              </w:rPr>
              <m:t>1.02</m:t>
            </m:r>
            <m:sSup>
              <m:sSupPr>
                <m:ctrlPr>
                  <w:rPr>
                    <w:rFonts w:ascii="Cambria Math" w:hAnsi="Cambria Math"/>
                    <w:i/>
                  </w:rPr>
                </m:ctrlPr>
              </m:sSupPr>
              <m:e>
                <m:r>
                  <w:rPr>
                    <w:rFonts w:ascii="Cambria Math"/>
                  </w:rPr>
                  <m:t>4</m:t>
                </m:r>
              </m:e>
              <m:sup>
                <m:d>
                  <m:dPr>
                    <m:ctrlPr>
                      <w:rPr>
                        <w:rFonts w:ascii="Cambria Math" w:hAnsi="Cambria Math"/>
                        <w:i/>
                      </w:rPr>
                    </m:ctrlPr>
                  </m:dPr>
                  <m:e>
                    <m:r>
                      <w:rPr>
                        <w:rFonts w:ascii="Cambria Math"/>
                      </w:rPr>
                      <m:t>T</m:t>
                    </m:r>
                    <m:r>
                      <w:rPr>
                        <w:rFonts w:ascii="Cambria Math"/>
                      </w:rPr>
                      <m:t>-</m:t>
                    </m:r>
                    <m:r>
                      <w:rPr>
                        <w:rFonts w:ascii="Cambria Math"/>
                      </w:rPr>
                      <m:t>20</m:t>
                    </m:r>
                  </m:e>
                </m:d>
              </m:sup>
            </m:sSup>
          </m:e>
        </m:d>
      </m:oMath>
      <w:r w:rsidRPr="008B363D">
        <w:tab/>
      </w:r>
      <w:r w:rsidR="008B4DD1">
        <w:t>(5-</w:t>
      </w:r>
      <w:r w:rsidR="008B4DD1" w:rsidRPr="008B363D">
        <w:t xml:space="preserve"> </w:t>
      </w:r>
      <w:r w:rsidRPr="008B363D">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1B997A33" w:rsidR="008B363D" w:rsidRPr="008B363D" w:rsidRDefault="008B363D" w:rsidP="00214B27">
      <w:pPr>
        <w:tabs>
          <w:tab w:val="center" w:pos="4320"/>
          <w:tab w:val="right" w:pos="9360"/>
        </w:tabs>
      </w:pPr>
      <w:r w:rsidRPr="008B363D">
        <w:tab/>
      </w:r>
      <m:oMath>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1</m:t>
                </m:r>
              </m:sub>
            </m:sSub>
          </m:num>
          <m:den>
            <m:sSub>
              <m:sSubPr>
                <m:ctrlPr>
                  <w:rPr>
                    <w:rFonts w:ascii="Cambria Math" w:hAnsi="Cambria Math"/>
                    <w:i/>
                  </w:rPr>
                </m:ctrlPr>
              </m:sSubPr>
              <m:e>
                <m:r>
                  <w:rPr>
                    <w:rFonts w:ascii="Cambria Math"/>
                  </w:rPr>
                  <m:t>u</m:t>
                </m:r>
              </m:e>
              <m:sub>
                <m:r>
                  <w:rPr>
                    <w:rFonts w:ascii="Cambria Math"/>
                  </w:rPr>
                  <m:t>2</m:t>
                </m:r>
              </m:sub>
            </m:sSub>
          </m:den>
        </m:f>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sSub>
                      <m:sSubPr>
                        <m:ctrlPr>
                          <w:rPr>
                            <w:rFonts w:ascii="Cambria Math" w:hAnsi="Cambria Math"/>
                            <w:i/>
                          </w:rPr>
                        </m:ctrlPr>
                      </m:sSubPr>
                      <m:e>
                        <m:r>
                          <w:rPr>
                            <w:rFonts w:ascii="Cambria Math"/>
                          </w:rPr>
                          <m:t>z</m:t>
                        </m:r>
                      </m:e>
                      <m:sub>
                        <m:r>
                          <w:rPr>
                            <w:rFonts w:ascii="Cambria Math"/>
                          </w:rPr>
                          <m:t>2</m:t>
                        </m:r>
                      </m:sub>
                    </m:sSub>
                    <m:r>
                      <w:rPr>
                        <w:rFonts w:ascii="Cambria Math"/>
                      </w:rPr>
                      <m:t>/</m:t>
                    </m:r>
                    <m:sSub>
                      <m:sSubPr>
                        <m:ctrlPr>
                          <w:rPr>
                            <w:rFonts w:ascii="Cambria Math" w:hAnsi="Cambria Math"/>
                            <w:i/>
                          </w:rPr>
                        </m:ctrlPr>
                      </m:sSubPr>
                      <m:e>
                        <m:r>
                          <w:rPr>
                            <w:rFonts w:ascii="Cambria Math"/>
                          </w:rPr>
                          <m:t>z</m:t>
                        </m:r>
                      </m:e>
                      <m:sub>
                        <m:r>
                          <w:rPr>
                            <w:rFonts w:ascii="Cambria Math"/>
                          </w:rPr>
                          <m:t>0</m:t>
                        </m:r>
                      </m:sub>
                    </m:sSub>
                  </m:e>
                </m:d>
              </m:e>
            </m:func>
          </m:den>
        </m:f>
      </m:oMath>
      <w:r w:rsidRPr="008B363D">
        <w:tab/>
      </w:r>
      <w:r w:rsidR="008B4DD1">
        <w:t>(5-</w:t>
      </w:r>
      <w:r w:rsidR="008B4DD1" w:rsidRPr="008B363D">
        <w:t xml:space="preserve"> </w:t>
      </w:r>
      <w:r w:rsidRPr="008B363D">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3B390EAC" w:rsidR="008B363D" w:rsidRPr="008B363D" w:rsidRDefault="008B363D" w:rsidP="00214B27">
      <w:pPr>
        <w:tabs>
          <w:tab w:val="center" w:pos="4320"/>
          <w:tab w:val="right" w:pos="9360"/>
        </w:tabs>
      </w:pPr>
      <w:r w:rsidRPr="008B363D">
        <w:tab/>
      </w:r>
      <m:oMath>
        <m:sSub>
          <m:sSubPr>
            <m:ctrlPr>
              <w:rPr>
                <w:rFonts w:ascii="Cambria Math" w:hAnsi="Cambria Math"/>
                <w:i/>
              </w:rPr>
            </m:ctrlPr>
          </m:sSubPr>
          <m:e>
            <m:r>
              <w:rPr>
                <w:rFonts w:ascii="Cambria Math"/>
              </w:rPr>
              <m:t>u</m:t>
            </m:r>
          </m:e>
          <m:sub>
            <m:r>
              <m:rPr>
                <m:nor/>
              </m:rPr>
              <w:rPr>
                <w:rFonts w:ascii="Cambria Math"/>
              </w:rPr>
              <m:t>0.1</m:t>
            </m:r>
            <m:ctrlPr>
              <w:rPr>
                <w:rFonts w:ascii="Cambria Math" w:hAnsi="Cambria Math"/>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0.1/0.001</m:t>
                    </m:r>
                  </m:e>
                </m:d>
              </m:e>
            </m:func>
          </m:num>
          <m:den>
            <m:func>
              <m:funcPr>
                <m:ctrlPr>
                  <w:rPr>
                    <w:rFonts w:ascii="Cambria Math" w:hAnsi="Cambria Math"/>
                    <w:i/>
                  </w:rPr>
                </m:ctrlPr>
              </m:funcPr>
              <m:fName>
                <m:r>
                  <w:rPr>
                    <w:rFonts w:ascii="Cambria Math"/>
                  </w:rPr>
                  <m:t>log</m:t>
                </m:r>
              </m:fName>
              <m:e>
                <m:d>
                  <m:dPr>
                    <m:ctrlPr>
                      <w:rPr>
                        <w:rFonts w:ascii="Cambria Math" w:hAnsi="Cambria Math"/>
                        <w:i/>
                      </w:rPr>
                    </m:ctrlPr>
                  </m:dPr>
                  <m:e>
                    <m:r>
                      <w:rPr>
                        <w:rFonts w:ascii="Cambria Math"/>
                      </w:rPr>
                      <m:t>10/0.001</m:t>
                    </m:r>
                  </m:e>
                </m:d>
              </m:e>
            </m:func>
          </m:den>
        </m:f>
        <m:sSub>
          <m:sSubPr>
            <m:ctrlPr>
              <w:rPr>
                <w:rFonts w:ascii="Cambria Math" w:hAnsi="Cambria Math"/>
                <w:i/>
              </w:rPr>
            </m:ctrlPr>
          </m:sSubPr>
          <m:e>
            <m:r>
              <w:rPr>
                <w:rFonts w:ascii="Cambria Math"/>
              </w:rPr>
              <m:t>u</m:t>
            </m:r>
          </m:e>
          <m:sub>
            <m:r>
              <w:rPr>
                <w:rFonts w:ascii="Cambria Math"/>
              </w:rPr>
              <m:t>10</m:t>
            </m:r>
          </m:sub>
        </m:sSub>
        <m:r>
          <w:rPr>
            <w:rFonts w:ascii="Cambria Math"/>
          </w:rPr>
          <m:t>=0.5</m:t>
        </m:r>
        <m:sSub>
          <m:sSubPr>
            <m:ctrlPr>
              <w:rPr>
                <w:rFonts w:ascii="Cambria Math" w:hAnsi="Cambria Math"/>
                <w:i/>
              </w:rPr>
            </m:ctrlPr>
          </m:sSubPr>
          <m:e>
            <m:r>
              <w:rPr>
                <w:rFonts w:ascii="Cambria Math"/>
              </w:rPr>
              <m:t>u</m:t>
            </m:r>
          </m:e>
          <m:sub>
            <m:r>
              <w:rPr>
                <w:rFonts w:ascii="Cambria Math"/>
              </w:rPr>
              <m:t>10</m:t>
            </m:r>
          </m:sub>
        </m:sSub>
      </m:oMath>
      <w:r w:rsidRPr="008B363D">
        <w:tab/>
      </w:r>
      <w:r w:rsidR="008B4DD1">
        <w:t>(5-</w:t>
      </w:r>
      <w:r w:rsidR="008B4DD1" w:rsidRPr="008B363D">
        <w:t xml:space="preserve"> </w:t>
      </w:r>
      <w:r w:rsidRPr="008B363D">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6A725EC8" w:rsidR="008B363D" w:rsidRPr="008B363D" w:rsidRDefault="008B363D" w:rsidP="008B4DD1">
      <w:pPr>
        <w:tabs>
          <w:tab w:val="center" w:pos="4320"/>
          <w:tab w:val="right" w:pos="9360"/>
        </w:tabs>
      </w:pPr>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r w:rsidR="008B4DD1">
        <w:rPr>
          <w:rFonts w:eastAsiaTheme="minorEastAsia"/>
        </w:rPr>
        <w:tab/>
        <w:t>(5-28)</w:t>
      </w:r>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47657A97" w:rsidR="008B363D" w:rsidRPr="008B363D" w:rsidRDefault="008B363D" w:rsidP="008B4DD1">
      <w:pPr>
        <w:tabs>
          <w:tab w:val="center" w:pos="4320"/>
          <w:tab w:val="right" w:pos="9360"/>
        </w:tabs>
      </w:pPr>
      <w:r w:rsidRPr="008B363D">
        <w:lastRenderedPageBreak/>
        <w:tab/>
      </w:r>
      <w:r w:rsidRPr="008B363D">
        <w:object w:dxaOrig="2079" w:dyaOrig="880" w14:anchorId="6DFACAAC">
          <v:shape id="_x0000_i1038" type="#_x0000_t75" style="width:102pt;height:42pt" o:ole="">
            <v:imagedata r:id="rId47" o:title=""/>
          </v:shape>
          <o:OLEObject Type="Embed" ProgID="Equation.3" ShapeID="_x0000_i1038" DrawAspect="Content" ObjectID="_1821582126" r:id="rId48"/>
        </w:object>
      </w:r>
      <w:r w:rsidRPr="008B363D">
        <w:tab/>
      </w:r>
      <w:r w:rsidR="008B4DD1">
        <w:t>(5-</w:t>
      </w:r>
      <w:r w:rsidR="008B4DD1" w:rsidRPr="008B363D">
        <w:t xml:space="preserve"> </w:t>
      </w:r>
      <w:r w:rsidRPr="008B363D">
        <w:t>2</w:t>
      </w:r>
      <w:r w:rsidR="008B4DD1">
        <w:t>9</w:t>
      </w:r>
      <w:r w:rsidRPr="008B363D">
        <w:t>)</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0BB93A49" w:rsidR="008B363D" w:rsidRPr="008B363D" w:rsidRDefault="008B363D" w:rsidP="008B4DD1">
      <w:pPr>
        <w:tabs>
          <w:tab w:val="center" w:pos="4320"/>
          <w:tab w:val="right" w:pos="9360"/>
        </w:tabs>
      </w:pPr>
      <w:r w:rsidRPr="008B363D">
        <w:tab/>
      </w:r>
      <w:r w:rsidRPr="008B363D">
        <w:object w:dxaOrig="1840" w:dyaOrig="800" w14:anchorId="493E2DB5">
          <v:shape id="_x0000_i1039" type="#_x0000_t75" style="width:96pt;height:42pt" o:ole="">
            <v:imagedata r:id="rId49" o:title=""/>
          </v:shape>
          <o:OLEObject Type="Embed" ProgID="Equation.3" ShapeID="_x0000_i1039" DrawAspect="Content" ObjectID="_1821582127" r:id="rId50"/>
        </w:object>
      </w:r>
      <w:r w:rsidRPr="008B363D">
        <w:tab/>
      </w:r>
      <w:r w:rsidR="008B4DD1">
        <w:t>(5-</w:t>
      </w:r>
      <w:r w:rsidR="008B4DD1" w:rsidRPr="008B363D">
        <w:t xml:space="preserve"> </w:t>
      </w:r>
      <w:r w:rsidR="008B4DD1">
        <w:t>30</w:t>
      </w:r>
      <w:r w:rsidRPr="008B363D">
        <w:t>)</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2EBA6F21" w:rsidR="008B363D" w:rsidRPr="008B363D" w:rsidRDefault="008B363D" w:rsidP="008B4DD1">
      <w:pPr>
        <w:tabs>
          <w:tab w:val="center" w:pos="4320"/>
          <w:tab w:val="right" w:pos="9360"/>
        </w:tabs>
      </w:pPr>
      <w:r w:rsidRPr="008B363D">
        <w:tab/>
      </w:r>
      <w:r w:rsidRPr="008B363D">
        <w:object w:dxaOrig="2020" w:dyaOrig="740" w14:anchorId="716C5C7B">
          <v:shape id="_x0000_i1040" type="#_x0000_t75" style="width:102pt;height:36pt" o:ole="">
            <v:imagedata r:id="rId51" o:title=""/>
          </v:shape>
          <o:OLEObject Type="Embed" ProgID="Equation.3" ShapeID="_x0000_i1040" DrawAspect="Content" ObjectID="_1821582128" r:id="rId52"/>
        </w:object>
      </w:r>
      <w:r w:rsidRPr="008B363D">
        <w:tab/>
      </w:r>
      <w:r w:rsidR="008B4DD1">
        <w:t>(5-</w:t>
      </w:r>
      <w:r w:rsidR="008B4DD1" w:rsidRPr="008B363D">
        <w:t xml:space="preserve"> </w:t>
      </w:r>
      <w:r w:rsidRPr="008B363D">
        <w:t>3</w:t>
      </w:r>
      <w:r w:rsidR="008B4DD1">
        <w:t>1</w:t>
      </w:r>
      <w:r w:rsidRPr="008B363D">
        <w:t>)</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64069F2F" w:rsidR="008B363D" w:rsidRPr="008B363D" w:rsidRDefault="008B363D" w:rsidP="008B4DD1">
      <w:pPr>
        <w:tabs>
          <w:tab w:val="center" w:pos="4320"/>
          <w:tab w:val="right" w:pos="9360"/>
        </w:tabs>
      </w:pPr>
      <w:r w:rsidRPr="008B363D">
        <w:tab/>
      </w:r>
      <w:r w:rsidRPr="008B363D">
        <w:object w:dxaOrig="3300" w:dyaOrig="700" w14:anchorId="6524D1D1">
          <v:shape id="_x0000_i1041" type="#_x0000_t75" style="width:168pt;height:36pt" o:ole="">
            <v:imagedata r:id="rId53" o:title=""/>
          </v:shape>
          <o:OLEObject Type="Embed" ProgID="Equation.3" ShapeID="_x0000_i1041" DrawAspect="Content" ObjectID="_1821582129" r:id="rId54"/>
        </w:object>
      </w:r>
      <w:r w:rsidRPr="008B363D">
        <w:tab/>
        <w:t>(</w:t>
      </w:r>
      <w:r w:rsidR="008B4DD1">
        <w:t>5-</w:t>
      </w:r>
      <w:r w:rsidRPr="008B363D">
        <w:t>3</w:t>
      </w:r>
      <w:r w:rsidR="008B4DD1">
        <w:t>2</w:t>
      </w:r>
      <w:r w:rsidRPr="008B363D">
        <w:t>)</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3AFD7112" w:rsidR="008B363D" w:rsidRPr="008B363D" w:rsidRDefault="008B363D" w:rsidP="008B4DD1">
      <w:pPr>
        <w:tabs>
          <w:tab w:val="center" w:pos="4230"/>
          <w:tab w:val="right" w:pos="9360"/>
        </w:tabs>
      </w:pPr>
      <w:r w:rsidRPr="008B363D">
        <w:tab/>
      </w:r>
      <w:r w:rsidRPr="008B363D">
        <w:object w:dxaOrig="1500" w:dyaOrig="660" w14:anchorId="509237EF">
          <v:shape id="_x0000_i1042" type="#_x0000_t75" style="width:1in;height:36.6pt" o:ole="">
            <v:imagedata r:id="rId55" o:title=""/>
          </v:shape>
          <o:OLEObject Type="Embed" ProgID="Equation.3" ShapeID="_x0000_i1042" DrawAspect="Content" ObjectID="_1821582130" r:id="rId56"/>
        </w:object>
      </w:r>
      <w:r w:rsidRPr="008B363D">
        <w:tab/>
        <w:t>(</w:t>
      </w:r>
      <w:r w:rsidR="008B4DD1">
        <w:t>5-3</w:t>
      </w:r>
      <w:r w:rsidRPr="008B363D">
        <w:t>3)</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206" w:name="_Toc451238559"/>
      <w:bookmarkStart w:id="207" w:name="_Toc157062501"/>
      <w:r w:rsidRPr="008B363D">
        <w:t>2.4</w:t>
      </w:r>
      <w:r w:rsidRPr="008B363D">
        <w:tab/>
        <w:t>Effective Benthic Region Dissipation (</w:t>
      </w:r>
      <w:r w:rsidRPr="008B363D">
        <w:sym w:font="Symbol" w:char="F047"/>
      </w:r>
      <w:r w:rsidRPr="008B363D">
        <w:rPr>
          <w:vertAlign w:val="subscript"/>
        </w:rPr>
        <w:t>2</w:t>
      </w:r>
      <w:r w:rsidRPr="008B363D">
        <w:t>)</w:t>
      </w:r>
      <w:bookmarkEnd w:id="206"/>
      <w:bookmarkEnd w:id="207"/>
    </w:p>
    <w:p w14:paraId="2AB839A7" w14:textId="54C7DB86"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w:t>
      </w:r>
      <w:r w:rsidRPr="008B363D">
        <w:lastRenderedPageBreak/>
        <w:t xml:space="preserve">is caused by the </w:t>
      </w:r>
      <w:r w:rsidR="00A577B7" w:rsidRPr="008B363D">
        <w:t>sediment</w:t>
      </w:r>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208" w:name="_Toc451238560"/>
      <w:bookmarkStart w:id="209" w:name="_Toc157062502"/>
      <w:r w:rsidRPr="008B363D">
        <w:t>Benthic Hydrolysis (</w:t>
      </w:r>
      <w:r w:rsidRPr="008B363D">
        <w:sym w:font="Symbol" w:char="F06D"/>
      </w:r>
      <w:r w:rsidRPr="008B363D">
        <w:t>hydr_2)</w:t>
      </w:r>
      <w:bookmarkEnd w:id="208"/>
      <w:bookmarkEnd w:id="209"/>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434A68C3" w14:textId="1F750D7D" w:rsidR="008B363D" w:rsidRPr="008B363D" w:rsidRDefault="008B363D" w:rsidP="008B4DD1">
      <w:pPr>
        <w:tabs>
          <w:tab w:val="center" w:pos="4320"/>
          <w:tab w:val="right" w:pos="9360"/>
        </w:tabs>
      </w:pPr>
      <w:r w:rsidRPr="008B363D">
        <w:tab/>
      </w:r>
      <w:r w:rsidRPr="008B363D">
        <w:object w:dxaOrig="1400" w:dyaOrig="380" w14:anchorId="1478B314">
          <v:shape id="_x0000_i1043" type="#_x0000_t75" style="width:1in;height:24pt" o:ole="">
            <v:imagedata r:id="rId57" o:title=""/>
          </v:shape>
          <o:OLEObject Type="Embed" ProgID="Equation.3" ShapeID="_x0000_i1043" DrawAspect="Content" ObjectID="_1821582131" r:id="rId58"/>
        </w:object>
      </w:r>
      <w:r w:rsidRPr="008B363D">
        <w:tab/>
        <w:t>(</w:t>
      </w:r>
      <w:r w:rsidR="008B4DD1">
        <w:t>5-</w:t>
      </w:r>
      <w:r w:rsidRPr="008B363D">
        <w:t>3</w:t>
      </w:r>
      <w:r w:rsidR="008B4DD1">
        <w:t>4</w:t>
      </w:r>
      <w:r w:rsidRPr="008B363D">
        <w:t>)</w:t>
      </w:r>
    </w:p>
    <w:p w14:paraId="18A1CF71" w14:textId="37BD78F4" w:rsidR="008B363D" w:rsidRPr="008B363D" w:rsidRDefault="002905A1" w:rsidP="00EB6DCA">
      <w:pPr>
        <w:pStyle w:val="Heading3"/>
      </w:pPr>
      <w:bookmarkStart w:id="210" w:name="_Toc451238561"/>
      <w:r>
        <w:t xml:space="preserve"> </w:t>
      </w:r>
      <w:bookmarkStart w:id="211" w:name="_Toc157062503"/>
      <w:r w:rsidR="008B363D" w:rsidRPr="008B363D">
        <w:t>Benthic Metabolism (</w:t>
      </w:r>
      <w:r w:rsidR="008B363D" w:rsidRPr="008B363D">
        <w:sym w:font="Symbol" w:char="F06D"/>
      </w:r>
      <w:r w:rsidR="008B363D" w:rsidRPr="008B363D">
        <w:rPr>
          <w:vertAlign w:val="subscript"/>
        </w:rPr>
        <w:t>bio_2</w:t>
      </w:r>
      <w:r w:rsidR="008B363D" w:rsidRPr="008B363D">
        <w:t>)</w:t>
      </w:r>
      <w:bookmarkEnd w:id="210"/>
      <w:bookmarkEnd w:id="211"/>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437B0C70" w:rsidR="008B363D" w:rsidRPr="008B363D" w:rsidRDefault="008B363D" w:rsidP="008B4DD1">
      <w:pPr>
        <w:tabs>
          <w:tab w:val="center" w:pos="4320"/>
          <w:tab w:val="right" w:pos="9360"/>
        </w:tabs>
      </w:pPr>
      <w:r w:rsidRPr="008B363D">
        <w:tab/>
      </w:r>
      <w:r w:rsidRPr="008B363D">
        <w:object w:dxaOrig="2240" w:dyaOrig="460" w14:anchorId="757AC547">
          <v:shape id="_x0000_i1044" type="#_x0000_t75" style="width:114pt;height:24pt" o:ole="">
            <v:imagedata r:id="rId59" o:title=""/>
          </v:shape>
          <o:OLEObject Type="Embed" ProgID="Equation.3" ShapeID="_x0000_i1044" DrawAspect="Content" ObjectID="_1821582132" r:id="rId60"/>
        </w:object>
      </w:r>
      <w:r w:rsidRPr="008B363D">
        <w:tab/>
        <w:t>(</w:t>
      </w:r>
      <w:r w:rsidR="008B4DD1">
        <w:t>5-</w:t>
      </w:r>
      <w:r w:rsidRPr="008B363D">
        <w:t>3</w:t>
      </w:r>
      <w:r w:rsidR="008B4DD1">
        <w:t>5</w:t>
      </w:r>
      <w:r w:rsidRPr="008B363D">
        <w:t>)</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60740637" w14:textId="77777777" w:rsidR="008B363D" w:rsidRPr="008B363D" w:rsidRDefault="008B363D" w:rsidP="00D35FC7"/>
    <w:p w14:paraId="5E1F4F7C" w14:textId="2C42818A" w:rsidR="008B363D" w:rsidRPr="008B363D" w:rsidRDefault="00A577B7" w:rsidP="00EB6DCA">
      <w:pPr>
        <w:pStyle w:val="Heading3"/>
      </w:pPr>
      <w:bookmarkStart w:id="212" w:name="_Toc157062504"/>
      <w:r>
        <w:t xml:space="preserve"> </w:t>
      </w:r>
      <w:r w:rsidR="008B363D" w:rsidRPr="008B363D">
        <w:t>Benthic Sediment Flow</w:t>
      </w:r>
      <w:bookmarkEnd w:id="212"/>
    </w:p>
    <w:p w14:paraId="72392A46" w14:textId="65CD1DCF" w:rsidR="008B363D" w:rsidRPr="008B363D" w:rsidRDefault="008B363D" w:rsidP="00D35FC7">
      <w:r w:rsidRPr="008B363D">
        <w:t xml:space="preserve">The last term in equation 6 </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r>
          <w:rPr>
            <w:rFonts w:ascii="Cambria Math" w:hAnsi="Cambria Math"/>
          </w:rPr>
          <m:t xml:space="preserve"> </m:t>
        </m:r>
      </m:oMath>
      <w:r w:rsidRPr="008B363D">
        <w:t xml:space="preserve">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213" w:name="_Toc451238562"/>
    </w:p>
    <w:p w14:paraId="28E01303" w14:textId="2F24AE2B" w:rsidR="008B363D" w:rsidRPr="008B363D" w:rsidRDefault="008B363D" w:rsidP="00D35FC7">
      <w:pPr>
        <w:pStyle w:val="Heading3"/>
      </w:pPr>
      <w:bookmarkStart w:id="214" w:name="_Toc157062505"/>
      <w:r w:rsidRPr="008B363D">
        <w:t>2.5</w:t>
      </w:r>
      <w:r w:rsidR="00A577B7">
        <w:t xml:space="preserve"> </w:t>
      </w:r>
      <w:r w:rsidRPr="008B363D">
        <w:t>Mass Transfer Coefficient (</w:t>
      </w:r>
      <w:r w:rsidRPr="008B363D">
        <w:sym w:font="Symbol" w:char="F057"/>
      </w:r>
      <w:r w:rsidRPr="008B363D">
        <w:t>)</w:t>
      </w:r>
      <w:bookmarkEnd w:id="213"/>
      <w:bookmarkEnd w:id="214"/>
    </w:p>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w:t>
      </w:r>
      <w:r w:rsidRPr="008B363D">
        <w:lastRenderedPageBreak/>
        <w:t>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2CE528A8" w:rsidR="008B363D" w:rsidRPr="008B363D" w:rsidRDefault="008B363D" w:rsidP="008B4DD1">
      <w:pPr>
        <w:tabs>
          <w:tab w:val="center" w:pos="4320"/>
          <w:tab w:val="right" w:pos="9360"/>
        </w:tabs>
      </w:pPr>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w:t>
      </w:r>
      <w:r w:rsidR="008B4DD1">
        <w:t>4-</w:t>
      </w:r>
      <w:r w:rsidRPr="008B363D">
        <w:t>3</w:t>
      </w:r>
      <w:r w:rsidR="008B4DD1">
        <w:t>6</w:t>
      </w:r>
      <w:r w:rsidRPr="008B363D">
        <w:t>)</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5" type="#_x0000_t75" style="width:12pt;height:12pt" o:ole="" o:bullet="t">
            <v:imagedata r:id="rId61" o:title=""/>
          </v:shape>
          <o:OLEObject Type="Embed" ProgID="Equation.3" ShapeID="_x0000_i1045" DrawAspect="Content" ObjectID="_1821582133" r:id="rId62"/>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347C40B2" w:rsidR="008B363D" w:rsidRPr="008B363D" w:rsidRDefault="008B4DD1" w:rsidP="008B4DD1">
      <w:pPr>
        <w:tabs>
          <w:tab w:val="center" w:pos="4320"/>
          <w:tab w:val="right" w:pos="9360"/>
        </w:tabs>
      </w:pPr>
      <w:r>
        <w:tab/>
      </w:r>
      <w:r w:rsidR="008B363D" w:rsidRPr="008B363D">
        <w:object w:dxaOrig="2439" w:dyaOrig="740" w14:anchorId="7E318B89">
          <v:shape id="_x0000_i1046" type="#_x0000_t75" style="width:120pt;height:36pt" o:ole="">
            <v:imagedata r:id="rId63" o:title=""/>
          </v:shape>
          <o:OLEObject Type="Embed" ProgID="Equation.3" ShapeID="_x0000_i1046" DrawAspect="Content" ObjectID="_1821582134" r:id="rId64"/>
        </w:object>
      </w:r>
      <w:r>
        <w:tab/>
      </w:r>
      <w:r w:rsidR="008B363D" w:rsidRPr="008B363D">
        <w:t>(</w:t>
      </w:r>
      <w:r>
        <w:t>5-</w:t>
      </w:r>
      <w:r w:rsidR="008B363D" w:rsidRPr="008B363D">
        <w:t>3</w:t>
      </w:r>
      <w:r>
        <w:t>7</w:t>
      </w:r>
      <w:r w:rsidR="008B363D" w:rsidRPr="008B363D">
        <w:t>)</w:t>
      </w:r>
    </w:p>
    <w:p w14:paraId="6C1A757E" w14:textId="77777777" w:rsidR="008B363D" w:rsidRPr="008B363D" w:rsidRDefault="008B363D" w:rsidP="008B4DD1"/>
    <w:p w14:paraId="4E1A4B99" w14:textId="1DCAB5CC" w:rsidR="008B363D" w:rsidRDefault="008B4DD1" w:rsidP="008B4DD1">
      <w:pPr>
        <w:tabs>
          <w:tab w:val="center" w:pos="4320"/>
          <w:tab w:val="right" w:pos="9360"/>
        </w:tabs>
      </w:pPr>
      <w:r>
        <w:tab/>
      </w:r>
      <w:r w:rsidR="008B363D" w:rsidRPr="008B363D">
        <w:object w:dxaOrig="2659" w:dyaOrig="740" w14:anchorId="4DC30AA5">
          <v:shape id="_x0000_i1047" type="#_x0000_t75" style="width:132pt;height:36pt" o:ole="">
            <v:imagedata r:id="rId65" o:title=""/>
          </v:shape>
          <o:OLEObject Type="Embed" ProgID="Equation.3" ShapeID="_x0000_i1047" DrawAspect="Content" ObjectID="_1821582135" r:id="rId66"/>
        </w:object>
      </w:r>
      <w:r w:rsidR="008B363D" w:rsidRPr="008B363D">
        <w:tab/>
        <w:t>(</w:t>
      </w:r>
      <w:r>
        <w:t>5-</w:t>
      </w:r>
      <w:r w:rsidR="008B363D" w:rsidRPr="008B363D">
        <w:t>3</w:t>
      </w:r>
      <w:r>
        <w:t>8</w:t>
      </w:r>
      <w:r w:rsidR="008B363D" w:rsidRPr="008B363D">
        <w:t>)</w:t>
      </w:r>
    </w:p>
    <w:p w14:paraId="7E80678A" w14:textId="77777777" w:rsidR="008B4DD1" w:rsidRPr="008B363D" w:rsidRDefault="008B4DD1" w:rsidP="008B4DD1">
      <w:pPr>
        <w:tabs>
          <w:tab w:val="center" w:pos="4320"/>
          <w:tab w:val="right" w:pos="9360"/>
        </w:tabs>
      </w:pP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7A214249" w:rsidR="008B363D" w:rsidRPr="008B363D" w:rsidRDefault="008B363D" w:rsidP="00C34767">
      <w:pPr>
        <w:tabs>
          <w:tab w:val="center" w:pos="4320"/>
          <w:tab w:val="right" w:pos="9360"/>
        </w:tabs>
      </w:pPr>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w:t>
      </w:r>
      <w:r w:rsidR="008B4DD1">
        <w:t>5-</w:t>
      </w:r>
      <w:r w:rsidRPr="008B363D">
        <w:t>3</w:t>
      </w:r>
      <w:r w:rsidR="008B4DD1">
        <w:t>9</w:t>
      </w:r>
      <w:r w:rsidRPr="008B363D">
        <w:t>)</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2FE246CB" w:rsidR="008B363D" w:rsidRDefault="008B363D" w:rsidP="00C34767">
      <w:pPr>
        <w:tabs>
          <w:tab w:val="center" w:pos="4410"/>
          <w:tab w:val="right" w:pos="9360"/>
        </w:tabs>
      </w:pPr>
      <w:r w:rsidRPr="008B363D">
        <w:tab/>
      </w:r>
      <w:r w:rsidRPr="008B363D">
        <w:object w:dxaOrig="900" w:dyaOrig="680" w14:anchorId="0C5C2006">
          <v:shape id="_x0000_i1048" type="#_x0000_t75" style="width:42pt;height:36.6pt" o:ole="">
            <v:imagedata r:id="rId67" o:title=""/>
          </v:shape>
          <o:OLEObject Type="Embed" ProgID="Equation.3" ShapeID="_x0000_i1048" DrawAspect="Content" ObjectID="_1821582136" r:id="rId68"/>
        </w:object>
      </w:r>
      <w:r w:rsidRPr="008B363D">
        <w:t xml:space="preserve"> (when benthic region is at equilibrium with water column)</w:t>
      </w:r>
      <w:r w:rsidRPr="008B363D">
        <w:tab/>
        <w:t>(</w:t>
      </w:r>
      <w:r w:rsidR="008B4DD1">
        <w:t>5-40</w:t>
      </w:r>
      <w:r w:rsidRPr="008B363D">
        <w:t>)</w:t>
      </w:r>
    </w:p>
    <w:p w14:paraId="1177515D" w14:textId="77777777" w:rsidR="00D200F7" w:rsidRPr="008B363D" w:rsidRDefault="00D200F7" w:rsidP="00D200F7">
      <w:pPr>
        <w:tabs>
          <w:tab w:val="center" w:pos="4410"/>
        </w:tabs>
      </w:pPr>
    </w:p>
    <w:p w14:paraId="70EBC243" w14:textId="77777777" w:rsidR="008B363D" w:rsidRPr="008B363D" w:rsidRDefault="008B363D" w:rsidP="00D35FC7">
      <w:r w:rsidRPr="008B363D">
        <w:lastRenderedPageBreak/>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64AF55F4" w:rsidR="008B363D" w:rsidRPr="008B363D" w:rsidRDefault="008B363D" w:rsidP="00C34767">
      <w:pPr>
        <w:tabs>
          <w:tab w:val="center" w:pos="4320"/>
          <w:tab w:val="right" w:pos="9360"/>
        </w:tabs>
      </w:pPr>
      <w:r w:rsidRPr="008B363D">
        <w:tab/>
      </w:r>
      <w:r w:rsidRPr="008B363D">
        <w:object w:dxaOrig="2480" w:dyaOrig="760" w14:anchorId="45454066">
          <v:shape id="_x0000_i1049" type="#_x0000_t75" style="width:120pt;height:35.4pt" o:ole="">
            <v:imagedata r:id="rId69" o:title=""/>
          </v:shape>
          <o:OLEObject Type="Embed" ProgID="Equation.3" ShapeID="_x0000_i1049" DrawAspect="Content" ObjectID="_1821582137" r:id="rId70"/>
        </w:object>
      </w:r>
      <w:r w:rsidRPr="008B363D">
        <w:tab/>
        <w:t>(</w:t>
      </w:r>
      <w:r w:rsidR="008B4DD1">
        <w:t>5-</w:t>
      </w:r>
      <w:r w:rsidRPr="008B363D">
        <w:t>4</w:t>
      </w:r>
      <w:r w:rsidR="008B4DD1">
        <w:t>1</w:t>
      </w:r>
      <w:r w:rsidRPr="008B363D">
        <w:t>)</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1DB6C0DC" w:rsidR="008B363D" w:rsidRPr="008B363D" w:rsidRDefault="008B363D" w:rsidP="00C34767">
      <w:pPr>
        <w:tabs>
          <w:tab w:val="center" w:pos="4320"/>
          <w:tab w:val="right" w:pos="9360"/>
        </w:tabs>
      </w:pPr>
      <w:r w:rsidRPr="008B363D">
        <w:tab/>
      </w:r>
      <w:r w:rsidRPr="008B363D">
        <w:object w:dxaOrig="3540" w:dyaOrig="740" w14:anchorId="0CC46811">
          <v:shape id="_x0000_i1050" type="#_x0000_t75" style="width:180.6pt;height:36pt" o:ole="">
            <v:imagedata r:id="rId71" o:title=""/>
          </v:shape>
          <o:OLEObject Type="Embed" ProgID="Equation.3" ShapeID="_x0000_i1050" DrawAspect="Content" ObjectID="_1821582138" r:id="rId72"/>
        </w:object>
      </w:r>
      <w:r w:rsidRPr="008B363D">
        <w:tab/>
        <w:t>(</w:t>
      </w:r>
      <w:r w:rsidR="008B4DD1">
        <w:t>5-</w:t>
      </w:r>
      <w:r w:rsidRPr="008B363D">
        <w:t>4</w:t>
      </w:r>
      <w:r w:rsidR="008B4DD1">
        <w:t>2</w:t>
      </w:r>
      <w:r w:rsidRPr="008B363D">
        <w:t>)</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26802909" w:rsidR="008B363D" w:rsidRPr="008B363D" w:rsidRDefault="008B363D" w:rsidP="00C34767">
      <w:pPr>
        <w:tabs>
          <w:tab w:val="center" w:pos="4320"/>
          <w:tab w:val="right" w:pos="9360"/>
        </w:tabs>
      </w:pPr>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w:t>
      </w:r>
      <w:r w:rsidR="008B4DD1">
        <w:t>5-</w:t>
      </w:r>
      <w:r w:rsidRPr="008B363D">
        <w:t>4</w:t>
      </w:r>
      <w:r w:rsidR="008B4DD1">
        <w:t>3</w:t>
      </w:r>
      <w:r w:rsidRPr="008B363D">
        <w:t>)</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5D55CE61" w:rsidR="008B363D" w:rsidRPr="008B363D" w:rsidRDefault="008B363D" w:rsidP="00C34767">
      <w:pPr>
        <w:tabs>
          <w:tab w:val="center" w:pos="4320"/>
          <w:tab w:val="right" w:pos="9360"/>
        </w:tabs>
      </w:pPr>
      <w:r w:rsidRPr="008B363D">
        <w:tab/>
      </w:r>
      <w:r w:rsidRPr="008B363D">
        <w:object w:dxaOrig="1160" w:dyaOrig="680" w14:anchorId="53DECE21">
          <v:shape id="_x0000_i1051" type="#_x0000_t75" style="width:59.4pt;height:36.6pt" o:ole="">
            <v:imagedata r:id="rId73" o:title=""/>
          </v:shape>
          <o:OLEObject Type="Embed" ProgID="Equation.3" ShapeID="_x0000_i1051" DrawAspect="Content" ObjectID="_1821582139" r:id="rId74"/>
        </w:object>
      </w:r>
      <w:r w:rsidRPr="008B363D">
        <w:tab/>
        <w:t>(</w:t>
      </w:r>
      <w:r w:rsidR="008B4DD1">
        <w:t>5-</w:t>
      </w:r>
      <w:r w:rsidRPr="008B363D">
        <w:t>4</w:t>
      </w:r>
      <w:r w:rsidR="008B4DD1">
        <w:t>4</w:t>
      </w:r>
      <w:r w:rsidRPr="008B363D">
        <w:t>)</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215" w:name="_Toc451238563"/>
      <w:bookmarkStart w:id="216" w:name="_Toc157062506"/>
      <w:r w:rsidRPr="008B363D">
        <w:t>Daily Piecewise Calculations</w:t>
      </w:r>
      <w:bookmarkEnd w:id="215"/>
      <w:bookmarkEnd w:id="216"/>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w:t>
      </w:r>
      <w:r w:rsidRPr="008B363D">
        <w:lastRenderedPageBreak/>
        <w:t xml:space="preserve">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217" w:name="_Toc451238564"/>
      <w:bookmarkStart w:id="218" w:name="_Toc157062507"/>
      <w:r w:rsidRPr="008B363D">
        <w:t>Volume Calculations</w:t>
      </w:r>
      <w:bookmarkEnd w:id="217"/>
      <w:bookmarkEnd w:id="218"/>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680DDFBD"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w:t>
      </w:r>
      <w:r w:rsidR="00C34767">
        <w:t>5-</w:t>
      </w:r>
      <w:r w:rsidR="008B363D" w:rsidRPr="008B363D">
        <w:t>4</w:t>
      </w:r>
      <w:r w:rsidR="00C34767">
        <w:t>5</w:t>
      </w:r>
      <w:r w:rsidR="008B363D" w:rsidRPr="008B363D">
        <w:t>)</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525C0EE" w14:textId="151895EF" w:rsidR="002905A1" w:rsidRDefault="008B363D" w:rsidP="00D35FC7">
      <w:r w:rsidRPr="008B363D">
        <w:t xml:space="preserve">Daily runoff is taken from the PRZM model output. Daily precipitation and evaporation are taken from the meteorological file.  </w:t>
      </w:r>
      <w:r w:rsidR="002905A1">
        <w:t>Since open water evaporation may be different than the potential evaporation read in from the weather file, an option to adjust the evaporation is possible as follows</w:t>
      </w:r>
      <w:r w:rsidR="00B210B1">
        <w:t>:</w:t>
      </w:r>
    </w:p>
    <w:p w14:paraId="1B8B4EED" w14:textId="77777777" w:rsidR="002905A1" w:rsidRDefault="002905A1" w:rsidP="00D35FC7"/>
    <w:p w14:paraId="035CBDF1" w14:textId="57F08C31" w:rsidR="002905A1" w:rsidRDefault="00B210B1" w:rsidP="00B210B1">
      <w:pPr>
        <w:tabs>
          <w:tab w:val="center" w:pos="4320"/>
          <w:tab w:val="right" w:pos="9360"/>
        </w:tabs>
      </w:pPr>
      <w:r>
        <w:rPr>
          <w:rFonts w:eastAsiaTheme="minorEastAsia"/>
        </w:rPr>
        <w:tab/>
      </w:r>
      <m:oMath>
        <m:r>
          <w:rPr>
            <w:rFonts w:ascii="Cambria Math" w:hAnsi="Cambria Math"/>
          </w:rPr>
          <m:t>E=</m:t>
        </m:r>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evap</m:t>
                </m:r>
              </m:sub>
            </m:sSub>
            <m:r>
              <w:rPr>
                <w:rFonts w:ascii="Cambria Math" w:hAnsi="Cambria Math"/>
              </w:rPr>
              <m:t>E</m:t>
            </m:r>
          </m:e>
          <m:sub>
            <m:r>
              <w:rPr>
                <w:rFonts w:ascii="Cambria Math" w:hAnsi="Cambria Math"/>
              </w:rPr>
              <m:t>input</m:t>
            </m:r>
          </m:sub>
        </m:sSub>
      </m:oMath>
      <w:r>
        <w:rPr>
          <w:rFonts w:eastAsiaTheme="minorEastAsia"/>
        </w:rPr>
        <w:tab/>
      </w:r>
      <w:bookmarkStart w:id="219" w:name="_Hlk191876081"/>
      <w:r>
        <w:rPr>
          <w:rFonts w:eastAsiaTheme="minorEastAsia"/>
        </w:rPr>
        <w:t>(</w:t>
      </w:r>
      <w:r w:rsidR="00C34767">
        <w:rPr>
          <w:rFonts w:eastAsiaTheme="minorEastAsia"/>
        </w:rPr>
        <w:t>5-46</w:t>
      </w:r>
      <w:r>
        <w:rPr>
          <w:rFonts w:eastAsiaTheme="minorEastAsia"/>
        </w:rPr>
        <w:t>)</w:t>
      </w:r>
      <w:bookmarkEnd w:id="219"/>
    </w:p>
    <w:p w14:paraId="58295BB9" w14:textId="06C7E00C" w:rsidR="002905A1" w:rsidRDefault="002905A1" w:rsidP="00D35FC7"/>
    <w:p w14:paraId="3CEAD26C" w14:textId="374C687F" w:rsidR="002905A1" w:rsidRDefault="002905A1" w:rsidP="00D35FC7">
      <w:r>
        <w:t>Where</w:t>
      </w:r>
    </w:p>
    <w:p w14:paraId="0951AABB" w14:textId="6DEB7323" w:rsidR="002905A1" w:rsidRDefault="002905A1" w:rsidP="002905A1">
      <w:pPr>
        <w:ind w:left="720"/>
      </w:pPr>
      <w:r>
        <w:t>E</w:t>
      </w:r>
      <w:r w:rsidRPr="002905A1">
        <w:rPr>
          <w:vertAlign w:val="subscript"/>
        </w:rPr>
        <w:t>input</w:t>
      </w:r>
      <w:r>
        <w:t xml:space="preserve"> = the evaporation in the input weather file</w:t>
      </w:r>
    </w:p>
    <w:p w14:paraId="7CAD022B" w14:textId="409A058D" w:rsidR="002905A1" w:rsidRDefault="002905A1" w:rsidP="002905A1">
      <w:pPr>
        <w:ind w:left="720"/>
      </w:pPr>
      <w:r>
        <w:t>A</w:t>
      </w:r>
      <w:r w:rsidRPr="002905A1">
        <w:rPr>
          <w:vertAlign w:val="subscript"/>
        </w:rPr>
        <w:t>evap</w:t>
      </w:r>
      <w:r>
        <w:t xml:space="preserve"> = an adjustment factor that considers the difference in potential evaporation and open water evaporation.</w:t>
      </w:r>
    </w:p>
    <w:p w14:paraId="6FD3C970" w14:textId="77777777" w:rsidR="00B210B1" w:rsidRDefault="00B210B1" w:rsidP="002905A1">
      <w:pPr>
        <w:ind w:left="720"/>
      </w:pPr>
    </w:p>
    <w:p w14:paraId="3DD0C6FC" w14:textId="56F17FA1" w:rsidR="002905A1" w:rsidRDefault="00B210B1" w:rsidP="00D35FC7">
      <w:r>
        <w:t>Typically this evaporation adjustment value should be around 1 (Eagleman, 1967), and hence inconsequential, but the adjustment is retained in this version of PRZM-VVWM to maintain he ability for comparison with previous versions.</w:t>
      </w:r>
    </w:p>
    <w:p w14:paraId="137E2B8A" w14:textId="77777777" w:rsidR="00B210B1" w:rsidRDefault="00B210B1" w:rsidP="00D35FC7"/>
    <w:p w14:paraId="449FECEA" w14:textId="17EF735C" w:rsidR="008B363D" w:rsidRPr="008B363D" w:rsidRDefault="008B363D" w:rsidP="00D35FC7">
      <w:r w:rsidRPr="008B363D">
        <w:t>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220" w:name="_Toc451238565"/>
      <w:bookmarkStart w:id="221" w:name="_Toc157062508"/>
      <w:r w:rsidRPr="008B363D">
        <w:t>Initial Conditions</w:t>
      </w:r>
      <w:bookmarkEnd w:id="220"/>
      <w:bookmarkEnd w:id="221"/>
    </w:p>
    <w:p w14:paraId="29AE1E45" w14:textId="0AAC2989" w:rsidR="00A577B7" w:rsidRDefault="008B363D" w:rsidP="00D35FC7">
      <w:r w:rsidRPr="008B363D">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w:t>
      </w:r>
      <w:r w:rsidRPr="008B363D">
        <w:lastRenderedPageBreak/>
        <w:t xml:space="preserve">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0675EF0F" w14:textId="77777777" w:rsidR="00A577B7" w:rsidRDefault="00A577B7" w:rsidP="00D35FC7"/>
    <w:p w14:paraId="7659D0A9" w14:textId="77777777" w:rsidR="00A577B7" w:rsidRDefault="00A577B7" w:rsidP="00A577B7">
      <w:pPr>
        <w:pStyle w:val="Heading3"/>
      </w:pPr>
      <w:r>
        <w:t xml:space="preserve">  Mitigation</w:t>
      </w:r>
    </w:p>
    <w:p w14:paraId="6EA6DC07" w14:textId="6EC1EBC6" w:rsidR="00A577B7" w:rsidRDefault="00A577B7" w:rsidP="00A577B7">
      <w:r>
        <w:t xml:space="preserve">Mass inputs to the waterbody </w:t>
      </w:r>
      <w:r w:rsidR="00FE561C">
        <w:t>can be received directly from the field through runoff, erosion, and drift or the mass inputs can be further adjusted with mitigation inputs. Mitigation inputs are meant to provide a means of roughly assessing the performance of pesticide transport mitigation such as buffers and filter strips if the effectiveness is known.  In the routine provided in PRZM-VVWM the mitigation factors act proportionally on all runoff, erosion, and drift events regardless of the size of the event which may not be precise but may serve for useful rough regulatory-type assessments.  The relationships are a s follows:</w:t>
      </w:r>
    </w:p>
    <w:p w14:paraId="2E03CF77" w14:textId="77777777" w:rsidR="00FE561C" w:rsidRDefault="00FE561C" w:rsidP="00A577B7"/>
    <w:p w14:paraId="1253E378" w14:textId="310F81B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runoff</m:t>
                </m:r>
              </m:sub>
            </m:sSub>
            <m:r>
              <w:rPr>
                <w:rFonts w:ascii="Cambria Math" w:hAnsi="Cambria Math"/>
              </w:rPr>
              <m:t>M</m:t>
            </m:r>
          </m:e>
          <m:sub>
            <m:r>
              <w:rPr>
                <w:rFonts w:ascii="Cambria Math" w:hAnsi="Cambria Math"/>
              </w:rPr>
              <m:t>field runoff</m:t>
            </m:r>
          </m:sub>
        </m:sSub>
      </m:oMath>
      <w:r>
        <w:rPr>
          <w:rFonts w:eastAsiaTheme="minorEastAsia"/>
        </w:rPr>
        <w:tab/>
        <w:t>(5-4</w:t>
      </w:r>
      <w:r w:rsidR="001F2B5D">
        <w:rPr>
          <w:rFonts w:eastAsiaTheme="minorEastAsia"/>
        </w:rPr>
        <w:t>7</w:t>
      </w:r>
      <w:r>
        <w:rPr>
          <w:rFonts w:eastAsiaTheme="minorEastAsia"/>
        </w:rPr>
        <w:t>)</w:t>
      </w:r>
    </w:p>
    <w:p w14:paraId="1D0BC178" w14:textId="405BAB8B" w:rsidR="00A577B7" w:rsidRDefault="00521A51" w:rsidP="001F2B5D">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erosion</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erosion</m:t>
                </m:r>
              </m:sub>
            </m:sSub>
            <m:r>
              <w:rPr>
                <w:rFonts w:ascii="Cambria Math" w:hAnsi="Cambria Math"/>
              </w:rPr>
              <m:t>M</m:t>
            </m:r>
          </m:e>
          <m:sub>
            <m:r>
              <w:rPr>
                <w:rFonts w:ascii="Cambria Math" w:hAnsi="Cambria Math"/>
              </w:rPr>
              <m:t>field erosion</m:t>
            </m:r>
          </m:sub>
        </m:sSub>
      </m:oMath>
      <w:r w:rsidR="001F2B5D">
        <w:rPr>
          <w:rFonts w:eastAsiaTheme="minorEastAsia"/>
        </w:rPr>
        <w:tab/>
      </w:r>
      <w:r>
        <w:rPr>
          <w:rFonts w:eastAsiaTheme="minorEastAsia"/>
        </w:rPr>
        <w:t>(5-4</w:t>
      </w:r>
      <w:r w:rsidR="001F2B5D">
        <w:rPr>
          <w:rFonts w:eastAsiaTheme="minorEastAsia"/>
        </w:rPr>
        <w:t>8</w:t>
      </w:r>
      <w:r>
        <w:rPr>
          <w:rFonts w:eastAsiaTheme="minorEastAsia"/>
        </w:rPr>
        <w:t>)</w:t>
      </w:r>
    </w:p>
    <w:p w14:paraId="10C241EB" w14:textId="3E14E86D" w:rsidR="00FE561C" w:rsidRDefault="00521A51" w:rsidP="00521A51">
      <w:pPr>
        <w:tabs>
          <w:tab w:val="center" w:pos="4320"/>
          <w:tab w:val="right" w:pos="9270"/>
        </w:tabs>
      </w:pPr>
      <w:r>
        <w:rPr>
          <w:rFonts w:eastAsiaTheme="minorEastAsia"/>
        </w:rPr>
        <w:tab/>
      </w:r>
      <m:oMath>
        <m:sSub>
          <m:sSubPr>
            <m:ctrlPr>
              <w:rPr>
                <w:rFonts w:ascii="Cambria Math" w:hAnsi="Cambria Math"/>
                <w:i/>
              </w:rPr>
            </m:ctrlPr>
          </m:sSubPr>
          <m:e>
            <m:r>
              <w:rPr>
                <w:rFonts w:ascii="Cambria Math" w:hAnsi="Cambria Math"/>
              </w:rPr>
              <m:t>M</m:t>
            </m:r>
          </m:e>
          <m:sub>
            <m:r>
              <w:rPr>
                <w:rFonts w:ascii="Cambria Math" w:hAnsi="Cambria Math"/>
              </w:rPr>
              <m:t>drift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drift</m:t>
                </m:r>
              </m:sub>
            </m:sSub>
            <m:r>
              <w:rPr>
                <w:rFonts w:ascii="Cambria Math" w:hAnsi="Cambria Math"/>
              </w:rPr>
              <m:t>M</m:t>
            </m:r>
          </m:e>
          <m:sub>
            <m:r>
              <w:rPr>
                <w:rFonts w:ascii="Cambria Math" w:hAnsi="Cambria Math"/>
              </w:rPr>
              <m:t>field drift</m:t>
            </m:r>
          </m:sub>
        </m:sSub>
      </m:oMath>
      <w:r w:rsidR="001F2B5D">
        <w:rPr>
          <w:rFonts w:eastAsiaTheme="minorEastAsia"/>
        </w:rPr>
        <w:tab/>
      </w:r>
      <w:r>
        <w:rPr>
          <w:rFonts w:eastAsiaTheme="minorEastAsia"/>
        </w:rPr>
        <w:t>(5-4</w:t>
      </w:r>
      <w:r w:rsidR="001F2B5D">
        <w:rPr>
          <w:rFonts w:eastAsiaTheme="minorEastAsia"/>
        </w:rPr>
        <w:t>9</w:t>
      </w:r>
      <w:r>
        <w:rPr>
          <w:rFonts w:eastAsiaTheme="minorEastAsia"/>
        </w:rPr>
        <w:t>)</w:t>
      </w:r>
    </w:p>
    <w:p w14:paraId="2C55F4D4" w14:textId="77777777" w:rsidR="00FE561C" w:rsidRDefault="00FE561C" w:rsidP="00D35FC7"/>
    <w:p w14:paraId="0144F96B" w14:textId="77777777" w:rsidR="00A577B7" w:rsidRDefault="00A577B7" w:rsidP="00D35FC7"/>
    <w:p w14:paraId="691044C8" w14:textId="77777777" w:rsidR="00A577B7" w:rsidRPr="008B363D" w:rsidRDefault="00A577B7" w:rsidP="00D35FC7"/>
    <w:p w14:paraId="20662161" w14:textId="6BDE66BC" w:rsidR="008B363D" w:rsidRDefault="00FE561C" w:rsidP="00D35FC7">
      <w:r>
        <w:t>Where</w:t>
      </w:r>
    </w:p>
    <w:p w14:paraId="0EFCBB1E" w14:textId="0CB149B0" w:rsidR="00D00DD0" w:rsidRDefault="00D00DD0" w:rsidP="00D35FC7">
      <w:r>
        <w:t>X</w:t>
      </w:r>
      <w:r w:rsidRPr="00D00DD0">
        <w:rPr>
          <w:vertAlign w:val="subscript"/>
        </w:rPr>
        <w:t>runoff</w:t>
      </w:r>
      <w:r>
        <w:t xml:space="preserve"> = runoff mitigation factor, a proportional coefficient to adjust runoff pesticide mass prior to it entering the water body </w:t>
      </w:r>
    </w:p>
    <w:p w14:paraId="662621BB" w14:textId="7158443E" w:rsidR="00D00DD0" w:rsidRDefault="00D00DD0" w:rsidP="00D35FC7">
      <w:r>
        <w:t>X</w:t>
      </w:r>
      <w:r>
        <w:rPr>
          <w:vertAlign w:val="subscript"/>
        </w:rPr>
        <w:t>erosion</w:t>
      </w:r>
      <w:r>
        <w:t xml:space="preserve"> = erosion mitigation factor, a proportional coefficient to adjust eroded pesticide mass prior to it entering the water body</w:t>
      </w:r>
    </w:p>
    <w:p w14:paraId="25512460" w14:textId="77777777" w:rsidR="00D00DD0" w:rsidRDefault="00D00DD0" w:rsidP="00D35FC7"/>
    <w:p w14:paraId="0DD71553" w14:textId="1D7991F4" w:rsidR="00D00DD0" w:rsidRDefault="00D00DD0" w:rsidP="00D35FC7">
      <w:r>
        <w:t>X</w:t>
      </w:r>
      <w:r>
        <w:rPr>
          <w:vertAlign w:val="subscript"/>
        </w:rPr>
        <w:t>drift</w:t>
      </w:r>
      <w:r>
        <w:t xml:space="preserve"> = drift mitigation factor, a proportional coefficient to adjust runoff pesticide mass prior to it entering the water body. Note that drift mitigation is often handled by adjusting the input drift value and would already include drift buffers.  This X</w:t>
      </w:r>
      <w:r w:rsidRPr="00D00DD0">
        <w:rPr>
          <w:vertAlign w:val="subscript"/>
        </w:rPr>
        <w:t>drift</w:t>
      </w:r>
      <w:r>
        <w:t xml:space="preserve"> parameter offers an alternative or additional means to adjust drift.</w:t>
      </w:r>
    </w:p>
    <w:p w14:paraId="02E19A44" w14:textId="77777777" w:rsidR="00D00DD0" w:rsidRDefault="00D00DD0" w:rsidP="00D35FC7"/>
    <w:p w14:paraId="45D5B523" w14:textId="2C68288E" w:rsidR="00D00DD0" w:rsidRDefault="00D00DD0" w:rsidP="00D35FC7">
      <w:r>
        <w:t>M</w:t>
      </w:r>
      <w:r w:rsidRPr="00D00DD0">
        <w:rPr>
          <w:vertAlign w:val="subscript"/>
        </w:rPr>
        <w:t>field runoff</w:t>
      </w:r>
      <w:r>
        <w:t xml:space="preserve"> = Mass of pesticide leaving field by runoff and before it enters waterbody (kg)</w:t>
      </w:r>
    </w:p>
    <w:p w14:paraId="2A9A49F5" w14:textId="4B1C836B" w:rsidR="00D00DD0" w:rsidRDefault="00D00DD0" w:rsidP="00D35FC7">
      <w:r>
        <w:t>M</w:t>
      </w:r>
      <w:r w:rsidRPr="00D00DD0">
        <w:rPr>
          <w:vertAlign w:val="subscript"/>
        </w:rPr>
        <w:t xml:space="preserve">field </w:t>
      </w:r>
      <w:r>
        <w:rPr>
          <w:vertAlign w:val="subscript"/>
        </w:rPr>
        <w:t>erosion</w:t>
      </w:r>
      <w:r>
        <w:t xml:space="preserve"> = Mass of pesticide leaving field by erosion and before it enters waterbody (kg)</w:t>
      </w:r>
    </w:p>
    <w:p w14:paraId="50001BCF" w14:textId="27092659" w:rsidR="00D00DD0" w:rsidRDefault="00D00DD0" w:rsidP="00D35FC7">
      <w:r>
        <w:t>M</w:t>
      </w:r>
      <w:r w:rsidRPr="00D00DD0">
        <w:rPr>
          <w:vertAlign w:val="subscript"/>
        </w:rPr>
        <w:t xml:space="preserve">field </w:t>
      </w:r>
      <w:r>
        <w:rPr>
          <w:vertAlign w:val="subscript"/>
        </w:rPr>
        <w:t>drift</w:t>
      </w:r>
      <w:r>
        <w:t xml:space="preserve"> = Mass of pesticide leaving field by drift (including all pre-calculated buffers) and before it enters waterbody (kg)</w:t>
      </w:r>
    </w:p>
    <w:p w14:paraId="58ABB1BC" w14:textId="77777777" w:rsidR="00D00DD0" w:rsidRPr="008B363D" w:rsidRDefault="00D00DD0" w:rsidP="00D00DD0">
      <w:r w:rsidRPr="008B363D">
        <w:t>M</w:t>
      </w:r>
      <w:r w:rsidRPr="008B363D">
        <w:rPr>
          <w:vertAlign w:val="subscript"/>
        </w:rPr>
        <w:t>runoff</w:t>
      </w:r>
      <w:r w:rsidRPr="008B363D">
        <w:t xml:space="preserve"> = mass of pesticide entering water body via runoff (kg)</w:t>
      </w:r>
    </w:p>
    <w:p w14:paraId="4DCE5A8E" w14:textId="1B8C9D88" w:rsidR="00D00DD0" w:rsidRPr="008B363D" w:rsidRDefault="00D00DD0" w:rsidP="00D00DD0">
      <w:r w:rsidRPr="008B363D">
        <w:t>M</w:t>
      </w:r>
      <w:r w:rsidRPr="008B363D">
        <w:rPr>
          <w:vertAlign w:val="subscript"/>
        </w:rPr>
        <w:t>erosion</w:t>
      </w:r>
      <w:r w:rsidRPr="008B363D">
        <w:t xml:space="preserve"> = mass of pesticide entering water body via erosion (kg)</w:t>
      </w:r>
    </w:p>
    <w:p w14:paraId="49A1B334" w14:textId="7C84375B" w:rsidR="00D00DD0" w:rsidRDefault="00D00DD0" w:rsidP="00D00DD0">
      <w:r w:rsidRPr="008B363D">
        <w:t>M</w:t>
      </w:r>
      <w:r w:rsidRPr="008B363D">
        <w:rPr>
          <w:vertAlign w:val="subscript"/>
        </w:rPr>
        <w:t>drift</w:t>
      </w:r>
      <w:r w:rsidRPr="008B363D">
        <w:t xml:space="preserve"> = mass of pesticide entering water body via spray drift (kg)</w:t>
      </w:r>
    </w:p>
    <w:p w14:paraId="600D57E1" w14:textId="77777777" w:rsidR="00D00DD0" w:rsidRDefault="00D00DD0" w:rsidP="00D35FC7"/>
    <w:p w14:paraId="12C92A1C" w14:textId="77777777" w:rsidR="00D00DD0" w:rsidRPr="008B363D" w:rsidRDefault="00D00DD0" w:rsidP="00D35FC7"/>
    <w:p w14:paraId="784207F4" w14:textId="0C8C86B1" w:rsidR="008B363D" w:rsidRPr="008B363D" w:rsidRDefault="008B363D" w:rsidP="00D35FC7">
      <w:pPr>
        <w:pStyle w:val="Heading3"/>
      </w:pPr>
      <w:bookmarkStart w:id="222" w:name="_Toc157062509"/>
      <w:r w:rsidRPr="008B363D">
        <w:t>Fixed Fraction of Eroded Pesticide</w:t>
      </w:r>
      <w:bookmarkEnd w:id="222"/>
    </w:p>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2D05A1CE" w:rsidR="008B363D" w:rsidRPr="008B363D" w:rsidRDefault="008B363D" w:rsidP="00C34767">
      <w:pPr>
        <w:tabs>
          <w:tab w:val="center" w:pos="4320"/>
          <w:tab w:val="right" w:pos="9360"/>
        </w:tabs>
      </w:pPr>
      <w:r w:rsidRPr="008B363D">
        <w:lastRenderedPageBreak/>
        <w:tab/>
      </w:r>
      <w:r w:rsidRPr="008B363D">
        <w:object w:dxaOrig="6420" w:dyaOrig="800" w14:anchorId="20ED3B1E">
          <v:shape id="_x0000_i1052" type="#_x0000_t75" style="width:318pt;height:42pt" o:ole="">
            <v:imagedata r:id="rId75" o:title=""/>
          </v:shape>
          <o:OLEObject Type="Embed" ProgID="Equation.3" ShapeID="_x0000_i1052" DrawAspect="Content" ObjectID="_1821582140" r:id="rId76"/>
        </w:object>
      </w:r>
      <w:r w:rsidRPr="008B363D">
        <w:t xml:space="preserve"> </w:t>
      </w:r>
      <w:r w:rsidRPr="008B363D">
        <w:tab/>
        <w:t>(</w:t>
      </w:r>
      <w:r w:rsidR="00C34767">
        <w:t>5-</w:t>
      </w:r>
      <w:r w:rsidR="001F2B5D">
        <w:t>50</w:t>
      </w:r>
      <w:r w:rsidRPr="008B363D">
        <w:t>)</w:t>
      </w:r>
    </w:p>
    <w:p w14:paraId="5F067C10" w14:textId="77777777" w:rsidR="008B363D" w:rsidRPr="008B363D" w:rsidRDefault="008B363D" w:rsidP="00D35FC7"/>
    <w:p w14:paraId="1F8FD61B" w14:textId="0B2CEA36" w:rsidR="008B363D" w:rsidRPr="008B363D" w:rsidRDefault="008B363D" w:rsidP="00D00DD0">
      <w:pPr>
        <w:tabs>
          <w:tab w:val="center" w:pos="4320"/>
          <w:tab w:val="right" w:pos="9360"/>
        </w:tabs>
      </w:pPr>
      <w:r w:rsidRPr="008B363D">
        <w:tab/>
      </w:r>
      <w:r w:rsidRPr="008B363D">
        <w:object w:dxaOrig="3340" w:dyaOrig="700" w14:anchorId="4801B78E">
          <v:shape id="_x0000_i1053" type="#_x0000_t75" style="width:168pt;height:36pt" o:ole="">
            <v:imagedata r:id="rId77" o:title=""/>
          </v:shape>
          <o:OLEObject Type="Embed" ProgID="Equation.3" ShapeID="_x0000_i1053" DrawAspect="Content" ObjectID="_1821582141" r:id="rId78"/>
        </w:object>
      </w:r>
      <w:r w:rsidRPr="008B363D">
        <w:tab/>
        <w:t>(</w:t>
      </w:r>
      <w:r w:rsidR="00C34767">
        <w:t>5-</w:t>
      </w:r>
      <w:r w:rsidR="001F2B5D">
        <w:t>51</w:t>
      </w:r>
      <w:r w:rsidRPr="008B363D">
        <w:t>)</w:t>
      </w:r>
    </w:p>
    <w:p w14:paraId="764C78F1" w14:textId="2A837BA8" w:rsidR="008B363D" w:rsidRPr="008B363D" w:rsidRDefault="00D00DD0" w:rsidP="00D35FC7">
      <w:r>
        <w:t>W</w:t>
      </w:r>
      <w:r w:rsidR="008B363D" w:rsidRPr="008B363D">
        <w:t xml:space="preserve">here </w:t>
      </w:r>
    </w:p>
    <w:p w14:paraId="6EC8AD6F" w14:textId="2510EE23" w:rsidR="008B363D" w:rsidRPr="008B363D" w:rsidRDefault="008B363D" w:rsidP="00D35FC7">
      <w:r w:rsidRPr="008B363D">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2BB88597" w14:textId="77777777" w:rsidR="00A577B7" w:rsidRPr="00A577B7" w:rsidRDefault="00A577B7" w:rsidP="00A577B7"/>
    <w:p w14:paraId="6697EDC1" w14:textId="2D3A6AAF" w:rsidR="008B363D" w:rsidRPr="008B363D" w:rsidRDefault="00A577B7" w:rsidP="00EB6DCA">
      <w:pPr>
        <w:pStyle w:val="Heading3"/>
      </w:pPr>
      <w:bookmarkStart w:id="223" w:name="_Toc157062510"/>
      <w:r>
        <w:t xml:space="preserve"> </w:t>
      </w:r>
      <w:r w:rsidR="008B363D" w:rsidRPr="008B363D">
        <w:t>Initial Distribution of Eroded Pesticide</w:t>
      </w:r>
      <w:bookmarkEnd w:id="223"/>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207F3D20" w:rsidR="008B363D" w:rsidRPr="008B363D" w:rsidRDefault="008B363D" w:rsidP="00C34767">
      <w:pPr>
        <w:tabs>
          <w:tab w:val="center" w:pos="4320"/>
          <w:tab w:val="right" w:pos="9360"/>
        </w:tabs>
      </w:pPr>
      <w:r w:rsidRPr="008B363D">
        <w:tab/>
      </w:r>
      <w:r w:rsidRPr="008B363D">
        <w:object w:dxaOrig="6540" w:dyaOrig="800" w14:anchorId="04EB8B45">
          <v:shape id="_x0000_i1054" type="#_x0000_t75" style="width:324.6pt;height:42pt" o:ole="">
            <v:imagedata r:id="rId79" o:title=""/>
          </v:shape>
          <o:OLEObject Type="Embed" ProgID="Equation.3" ShapeID="_x0000_i1054" DrawAspect="Content" ObjectID="_1821582142" r:id="rId80"/>
        </w:object>
      </w:r>
      <w:r w:rsidRPr="008B363D">
        <w:t xml:space="preserve"> </w:t>
      </w:r>
      <w:r w:rsidRPr="008B363D">
        <w:tab/>
        <w:t>(</w:t>
      </w:r>
      <w:r w:rsidR="00C34767">
        <w:t>5-</w:t>
      </w:r>
      <w:r w:rsidR="001F2B5D">
        <w:t>52</w:t>
      </w:r>
      <w:r w:rsidRPr="008B363D">
        <w:t>)</w:t>
      </w:r>
    </w:p>
    <w:p w14:paraId="1A318D03" w14:textId="77777777" w:rsidR="008B363D" w:rsidRPr="008B363D" w:rsidRDefault="008B363D" w:rsidP="00D35FC7"/>
    <w:p w14:paraId="79FB72D2" w14:textId="0540650E" w:rsidR="008B363D" w:rsidRPr="008B363D" w:rsidRDefault="008B363D" w:rsidP="00C34767">
      <w:pPr>
        <w:tabs>
          <w:tab w:val="center" w:pos="4320"/>
          <w:tab w:val="right" w:pos="9360"/>
        </w:tabs>
      </w:pPr>
      <w:r w:rsidRPr="008B363D">
        <w:tab/>
      </w:r>
      <w:r w:rsidRPr="008B363D">
        <w:object w:dxaOrig="5160" w:dyaOrig="700" w14:anchorId="5B4A90E2">
          <v:shape id="_x0000_i1055" type="#_x0000_t75" style="width:258pt;height:36pt" o:ole="">
            <v:imagedata r:id="rId81" o:title=""/>
          </v:shape>
          <o:OLEObject Type="Embed" ProgID="Equation.3" ShapeID="_x0000_i1055" DrawAspect="Content" ObjectID="_1821582143" r:id="rId82"/>
        </w:object>
      </w:r>
      <w:r w:rsidRPr="008B363D">
        <w:tab/>
        <w:t>(</w:t>
      </w:r>
      <w:r w:rsidR="00C34767">
        <w:t>5-5</w:t>
      </w:r>
      <w:r w:rsidR="001F2B5D">
        <w:t>3</w:t>
      </w:r>
      <w:r w:rsidRPr="008B363D">
        <w:t>)</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25837F27" w:rsidR="008B363D" w:rsidRPr="008B363D" w:rsidRDefault="008B363D" w:rsidP="00C34767">
      <w:pPr>
        <w:tabs>
          <w:tab w:val="center" w:pos="4320"/>
          <w:tab w:val="right" w:pos="9360"/>
        </w:tabs>
      </w:pPr>
      <w:r w:rsidRPr="008B363D">
        <w:tab/>
      </w:r>
      <w:r w:rsidRPr="008B363D">
        <w:object w:dxaOrig="7060" w:dyaOrig="740" w14:anchorId="56A51E7E">
          <v:shape id="_x0000_i1056" type="#_x0000_t75" style="width:336pt;height:36pt" o:ole="">
            <v:imagedata r:id="rId83" o:title=""/>
          </v:shape>
          <o:OLEObject Type="Embed" ProgID="Equation.3" ShapeID="_x0000_i1056" DrawAspect="Content" ObjectID="_1821582144" r:id="rId84"/>
        </w:object>
      </w:r>
      <w:r w:rsidRPr="008B363D">
        <w:tab/>
        <w:t>(</w:t>
      </w:r>
      <w:r w:rsidR="00C34767">
        <w:t>5-5</w:t>
      </w:r>
      <w:r w:rsidR="001F2B5D">
        <w:t>4</w:t>
      </w:r>
      <w:r w:rsidRPr="008B363D">
        <w:t>)</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224" w:name="_Toc451238566"/>
      <w:bookmarkStart w:id="225" w:name="_Toc157062511"/>
      <w:r w:rsidRPr="008B363D">
        <w:lastRenderedPageBreak/>
        <w:t>Analytical Solution</w:t>
      </w:r>
      <w:bookmarkEnd w:id="224"/>
      <w:bookmarkEnd w:id="225"/>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DEA0610" w:rsidR="008B363D" w:rsidRPr="008B363D" w:rsidRDefault="008B363D" w:rsidP="007F72C8">
      <w:pPr>
        <w:tabs>
          <w:tab w:val="center" w:pos="4320"/>
          <w:tab w:val="right" w:pos="9360"/>
        </w:tabs>
      </w:pPr>
      <w:r w:rsidRPr="008B363D">
        <w:tab/>
      </w:r>
      <w:r w:rsidRPr="008B363D">
        <w:object w:dxaOrig="1579" w:dyaOrig="620" w14:anchorId="178FB34C">
          <v:shape id="_x0000_i1057" type="#_x0000_t75" style="width:1in;height:30pt" o:ole="">
            <v:imagedata r:id="rId85" o:title=""/>
          </v:shape>
          <o:OLEObject Type="Embed" ProgID="Equation.3" ShapeID="_x0000_i1057" DrawAspect="Content" ObjectID="_1821582145" r:id="rId86"/>
        </w:object>
      </w:r>
      <w:r w:rsidRPr="008B363D">
        <w:tab/>
        <w:t>(</w:t>
      </w:r>
      <w:r w:rsidR="00C34767">
        <w:t>5-</w:t>
      </w:r>
      <w:r w:rsidRPr="008B363D">
        <w:t>5</w:t>
      </w:r>
      <w:r w:rsidR="001F2B5D">
        <w:t>5</w:t>
      </w:r>
      <w:r w:rsidRPr="008B363D">
        <w:t>)</w:t>
      </w:r>
    </w:p>
    <w:p w14:paraId="27873E33" w14:textId="77777777" w:rsidR="008B363D" w:rsidRPr="008B363D" w:rsidRDefault="008B363D" w:rsidP="007F72C8">
      <w:pPr>
        <w:tabs>
          <w:tab w:val="center" w:pos="4320"/>
          <w:tab w:val="right" w:pos="9360"/>
        </w:tabs>
      </w:pPr>
    </w:p>
    <w:p w14:paraId="0A69DFCE" w14:textId="56944829" w:rsidR="008B363D" w:rsidRPr="008B363D" w:rsidRDefault="008B363D" w:rsidP="007F72C8">
      <w:pPr>
        <w:tabs>
          <w:tab w:val="center" w:pos="4320"/>
          <w:tab w:val="right" w:pos="9360"/>
        </w:tabs>
      </w:pPr>
      <w:r w:rsidRPr="008B363D">
        <w:tab/>
      </w:r>
      <w:r w:rsidRPr="008B363D">
        <w:object w:dxaOrig="1560" w:dyaOrig="620" w14:anchorId="7EDE372F">
          <v:shape id="_x0000_i1058" type="#_x0000_t75" style="width:1in;height:30pt" o:ole="">
            <v:imagedata r:id="rId87" o:title=""/>
          </v:shape>
          <o:OLEObject Type="Embed" ProgID="Equation.3" ShapeID="_x0000_i1058" DrawAspect="Content" ObjectID="_1821582146" r:id="rId88"/>
        </w:object>
      </w:r>
      <w:r w:rsidRPr="008B363D">
        <w:tab/>
        <w:t>(</w:t>
      </w:r>
      <w:r w:rsidR="00C34767">
        <w:t>5-</w:t>
      </w:r>
      <w:r w:rsidRPr="008B363D">
        <w:t>5</w:t>
      </w:r>
      <w:r w:rsidR="001F2B5D">
        <w:t>6</w:t>
      </w:r>
      <w:r w:rsidRPr="008B363D">
        <w:t>)</w:t>
      </w:r>
    </w:p>
    <w:p w14:paraId="1ABB9AEF" w14:textId="77777777" w:rsidR="008B363D" w:rsidRPr="008B363D" w:rsidRDefault="008B363D" w:rsidP="00D200F7">
      <w:pPr>
        <w:tabs>
          <w:tab w:val="center" w:pos="4320"/>
        </w:tabs>
      </w:pPr>
    </w:p>
    <w:p w14:paraId="2A338609" w14:textId="77777777" w:rsidR="008B363D" w:rsidRPr="008B363D" w:rsidRDefault="008B363D" w:rsidP="00D200F7">
      <w:pPr>
        <w:tabs>
          <w:tab w:val="center" w:pos="4320"/>
        </w:tabs>
      </w:pPr>
      <w:r w:rsidRPr="008B363D">
        <w:t xml:space="preserve"> where</w:t>
      </w:r>
    </w:p>
    <w:p w14:paraId="30C9255F" w14:textId="70E44E9C" w:rsidR="008B363D" w:rsidRPr="007F72C8" w:rsidRDefault="007F72C8" w:rsidP="007F72C8">
      <w:pPr>
        <w:tabs>
          <w:tab w:val="left" w:pos="3600"/>
          <w:tab w:val="right" w:pos="9360"/>
        </w:tabs>
      </w:pPr>
      <w:r w:rsidRPr="007F72C8">
        <w:tab/>
      </w:r>
      <w:r w:rsidR="008B363D" w:rsidRPr="007F72C8">
        <w:object w:dxaOrig="1420" w:dyaOrig="340" w14:anchorId="2DF7F857">
          <v:shape id="_x0000_i1059" type="#_x0000_t75" style="width:66pt;height:12.6pt" o:ole="">
            <v:imagedata r:id="rId89" o:title=""/>
          </v:shape>
          <o:OLEObject Type="Embed" ProgID="Equation.3" ShapeID="_x0000_i1059" DrawAspect="Content" ObjectID="_1821582147" r:id="rId90"/>
        </w:object>
      </w:r>
      <w:r>
        <w:tab/>
        <w:t>(5-5</w:t>
      </w:r>
      <w:r w:rsidR="001F2B5D">
        <w:t>7</w:t>
      </w:r>
      <w:r>
        <w:t>)</w:t>
      </w:r>
    </w:p>
    <w:p w14:paraId="61018A0C" w14:textId="3E34FB4D" w:rsidR="008B363D" w:rsidRPr="007F72C8" w:rsidRDefault="007F72C8" w:rsidP="007F72C8">
      <w:pPr>
        <w:tabs>
          <w:tab w:val="left" w:pos="3600"/>
          <w:tab w:val="right" w:pos="9360"/>
        </w:tabs>
      </w:pPr>
      <w:r w:rsidRPr="007F72C8">
        <w:tab/>
      </w:r>
      <w:r w:rsidR="008B363D" w:rsidRPr="007F72C8">
        <w:object w:dxaOrig="840" w:dyaOrig="279" w14:anchorId="1CFEFB99">
          <v:shape id="_x0000_i1060" type="#_x0000_t75" style="width:42pt;height:12pt" o:ole="">
            <v:imagedata r:id="rId91" o:title=""/>
          </v:shape>
          <o:OLEObject Type="Embed" ProgID="Equation.3" ShapeID="_x0000_i1060" DrawAspect="Content" ObjectID="_1821582148" r:id="rId92"/>
        </w:object>
      </w:r>
      <w:r>
        <w:tab/>
        <w:t>(5-5</w:t>
      </w:r>
      <w:r w:rsidR="001F2B5D">
        <w:t>8</w:t>
      </w:r>
      <w:r>
        <w:t>)</w:t>
      </w:r>
    </w:p>
    <w:p w14:paraId="5BF0AA27" w14:textId="4DE8E5EC" w:rsidR="007F72C8" w:rsidRPr="007F72C8" w:rsidRDefault="007F72C8" w:rsidP="007F72C8">
      <w:pPr>
        <w:tabs>
          <w:tab w:val="left" w:pos="3600"/>
          <w:tab w:val="right" w:pos="9360"/>
        </w:tabs>
      </w:pPr>
      <w:r w:rsidRPr="007F72C8">
        <w:tab/>
      </w:r>
      <w:r w:rsidR="008B363D" w:rsidRPr="007F72C8">
        <w:object w:dxaOrig="660" w:dyaOrig="260" w14:anchorId="7D06D5D3">
          <v:shape id="_x0000_i1061" type="#_x0000_t75" style="width:36.6pt;height:12pt" o:ole="">
            <v:imagedata r:id="rId93" o:title=""/>
          </v:shape>
          <o:OLEObject Type="Embed" ProgID="Equation.3" ShapeID="_x0000_i1061" DrawAspect="Content" ObjectID="_1821582149" r:id="rId94"/>
        </w:object>
      </w:r>
      <w:r w:rsidR="008B363D" w:rsidRPr="007F72C8">
        <w:tab/>
      </w:r>
      <w:r>
        <w:t>(5-</w:t>
      </w:r>
      <w:r w:rsidR="001F2B5D">
        <w:t>60</w:t>
      </w:r>
      <w:r>
        <w:t>)</w:t>
      </w:r>
    </w:p>
    <w:p w14:paraId="40067E93" w14:textId="2F6001FB" w:rsidR="008B363D" w:rsidRPr="008B363D" w:rsidRDefault="007F72C8" w:rsidP="007F72C8">
      <w:pPr>
        <w:tabs>
          <w:tab w:val="left" w:pos="3600"/>
          <w:tab w:val="right" w:pos="9360"/>
        </w:tabs>
      </w:pPr>
      <w:r w:rsidRPr="007F72C8">
        <w:tab/>
      </w:r>
      <w:r w:rsidR="008B363D" w:rsidRPr="007F72C8">
        <w:object w:dxaOrig="1200" w:dyaOrig="340" w14:anchorId="0A45F72B">
          <v:shape id="_x0000_i1062" type="#_x0000_t75" style="width:60.6pt;height:12.6pt" o:ole="">
            <v:imagedata r:id="rId95" o:title=""/>
          </v:shape>
          <o:OLEObject Type="Embed" ProgID="Equation.3" ShapeID="_x0000_i1062" DrawAspect="Content" ObjectID="_1821582150" r:id="rId96"/>
        </w:object>
      </w:r>
      <w:r>
        <w:tab/>
        <w:t>(5-</w:t>
      </w:r>
      <w:r w:rsidR="001F2B5D">
        <w:t>61</w:t>
      </w:r>
      <w:r>
        <w:t>)</w:t>
      </w:r>
    </w:p>
    <w:p w14:paraId="5432A465" w14:textId="77777777" w:rsidR="008B363D" w:rsidRPr="008B363D" w:rsidRDefault="008B363D" w:rsidP="00D200F7">
      <w:pPr>
        <w:tabs>
          <w:tab w:val="center" w:pos="4320"/>
        </w:tabs>
      </w:pPr>
    </w:p>
    <w:p w14:paraId="35D98C1C" w14:textId="092652CD" w:rsidR="008B363D" w:rsidRPr="008B363D" w:rsidRDefault="008B363D" w:rsidP="00D200F7">
      <w:pPr>
        <w:tabs>
          <w:tab w:val="center" w:pos="4320"/>
        </w:tabs>
      </w:pPr>
      <w:r w:rsidRPr="008B363D">
        <w:t>Equations (</w:t>
      </w:r>
      <w:r w:rsidR="007F72C8">
        <w:t>5-52</w:t>
      </w:r>
      <w:r w:rsidRPr="008B363D">
        <w:t>) and (</w:t>
      </w:r>
      <w:r w:rsidR="007F72C8">
        <w:t>5-53</w:t>
      </w:r>
      <w:r w:rsidRPr="008B363D">
        <w:t>) have the solution</w:t>
      </w:r>
      <w:r w:rsidR="007F72C8">
        <w:t>s</w:t>
      </w:r>
      <w:r w:rsidRPr="008B363D">
        <w:t>:</w:t>
      </w:r>
    </w:p>
    <w:p w14:paraId="75E0EAB5" w14:textId="77777777" w:rsidR="008B363D" w:rsidRPr="008B363D" w:rsidRDefault="008B363D" w:rsidP="00D200F7">
      <w:pPr>
        <w:tabs>
          <w:tab w:val="center" w:pos="4320"/>
        </w:tabs>
      </w:pPr>
    </w:p>
    <w:p w14:paraId="5099081B" w14:textId="77777777" w:rsidR="008B363D" w:rsidRPr="008B363D" w:rsidRDefault="008B363D" w:rsidP="007F72C8">
      <w:pPr>
        <w:tabs>
          <w:tab w:val="center" w:pos="4320"/>
          <w:tab w:val="right" w:pos="9360"/>
        </w:tabs>
      </w:pPr>
    </w:p>
    <w:p w14:paraId="19D8D272" w14:textId="28670B3E" w:rsidR="008B363D" w:rsidRPr="008B363D" w:rsidRDefault="008B363D" w:rsidP="001F2B5D">
      <w:pPr>
        <w:tabs>
          <w:tab w:val="center" w:pos="4320"/>
          <w:tab w:val="right" w:pos="9360"/>
        </w:tabs>
      </w:pPr>
      <w:r w:rsidRPr="008B363D">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8B363D">
        <w:tab/>
        <w:t>(</w:t>
      </w:r>
      <w:r w:rsidR="007F72C8">
        <w:t>5-</w:t>
      </w:r>
      <w:r w:rsidR="001F2B5D">
        <w:t>62</w:t>
      </w:r>
      <w:r w:rsidRPr="008B363D">
        <w:t>)</w:t>
      </w:r>
    </w:p>
    <w:p w14:paraId="2E0E22B3" w14:textId="77777777" w:rsidR="008B363D" w:rsidRPr="008B363D" w:rsidRDefault="008B363D" w:rsidP="007F72C8">
      <w:pPr>
        <w:tabs>
          <w:tab w:val="center" w:pos="4320"/>
          <w:tab w:val="right" w:pos="9360"/>
        </w:tabs>
      </w:pPr>
    </w:p>
    <w:p w14:paraId="6F560B36" w14:textId="2D6124C3" w:rsidR="008B363D" w:rsidRDefault="008B363D" w:rsidP="007F72C8">
      <w:pPr>
        <w:tabs>
          <w:tab w:val="center" w:pos="4320"/>
          <w:tab w:val="right" w:pos="9360"/>
        </w:tabs>
      </w:pPr>
      <w:r w:rsidRPr="008B363D">
        <w:tab/>
      </w:r>
      <w:r w:rsidRPr="008B363D">
        <w:object w:dxaOrig="3580" w:dyaOrig="620" w14:anchorId="482F0360">
          <v:shape id="_x0000_i1063" type="#_x0000_t75" style="width:180pt;height:30pt" o:ole="">
            <v:imagedata r:id="rId97" o:title=""/>
          </v:shape>
          <o:OLEObject Type="Embed" ProgID="Equation.3" ShapeID="_x0000_i1063" DrawAspect="Content" ObjectID="_1821582151" r:id="rId98"/>
        </w:object>
      </w:r>
      <w:r w:rsidRPr="008B363D">
        <w:tab/>
        <w:t>(</w:t>
      </w:r>
      <w:r w:rsidR="007F72C8">
        <w:t>5-</w:t>
      </w:r>
      <w:r w:rsidR="001F2B5D">
        <w:t>63</w:t>
      </w:r>
      <w:r w:rsidRPr="008B363D">
        <w:t>)</w:t>
      </w:r>
    </w:p>
    <w:p w14:paraId="52C4CE3E" w14:textId="77777777" w:rsidR="00F93560" w:rsidRPr="008B363D" w:rsidRDefault="00F93560" w:rsidP="007F72C8">
      <w:pPr>
        <w:tabs>
          <w:tab w:val="center" w:pos="4320"/>
          <w:tab w:val="right" w:pos="9360"/>
        </w:tabs>
      </w:pPr>
    </w:p>
    <w:p w14:paraId="3D6D6025" w14:textId="1E24403B" w:rsidR="007F72C8" w:rsidRDefault="007F72C8" w:rsidP="007F72C8">
      <w:pPr>
        <w:tabs>
          <w:tab w:val="center" w:pos="4320"/>
          <w:tab w:val="right" w:pos="9360"/>
        </w:tabs>
      </w:pPr>
      <w:r w:rsidRPr="008B363D">
        <w:t>W</w:t>
      </w:r>
      <w:r w:rsidR="008B363D" w:rsidRPr="008B363D">
        <w:t>here</w:t>
      </w:r>
    </w:p>
    <w:p w14:paraId="4400C9CC" w14:textId="77777777" w:rsidR="007F72C8" w:rsidRPr="008B363D" w:rsidRDefault="007F72C8" w:rsidP="007F72C8">
      <w:pPr>
        <w:tabs>
          <w:tab w:val="center" w:pos="4320"/>
          <w:tab w:val="right" w:pos="9360"/>
        </w:tabs>
      </w:pPr>
    </w:p>
    <w:p w14:paraId="2149D027" w14:textId="5C18804D" w:rsidR="007F72C8" w:rsidRDefault="007F72C8" w:rsidP="007F72C8">
      <w:pPr>
        <w:tabs>
          <w:tab w:val="center" w:pos="4320"/>
          <w:tab w:val="right" w:pos="9360"/>
        </w:tabs>
      </w:pPr>
      <w:r>
        <w:tab/>
      </w:r>
      <w:r w:rsidR="008B363D" w:rsidRPr="008B363D">
        <w:object w:dxaOrig="3600" w:dyaOrig="720" w14:anchorId="4EA1653F">
          <v:shape id="_x0000_i1064" type="#_x0000_t75" style="width:180.6pt;height:36pt" o:ole="">
            <v:imagedata r:id="rId99" o:title=""/>
          </v:shape>
          <o:OLEObject Type="Embed" ProgID="Equation.3" ShapeID="_x0000_i1064" DrawAspect="Content" ObjectID="_1821582152" r:id="rId100"/>
        </w:object>
      </w:r>
      <w:r>
        <w:tab/>
      </w:r>
      <w:r w:rsidR="008B363D" w:rsidRPr="008B363D">
        <w:t>(5</w:t>
      </w:r>
      <w:r>
        <w:t>-6</w:t>
      </w:r>
      <w:r w:rsidR="001F2B5D">
        <w:t>4</w:t>
      </w:r>
      <w:r>
        <w:t>)</w:t>
      </w:r>
    </w:p>
    <w:p w14:paraId="05B19BF8" w14:textId="77777777" w:rsidR="007F72C8" w:rsidRDefault="007F72C8" w:rsidP="007F72C8">
      <w:pPr>
        <w:tabs>
          <w:tab w:val="center" w:pos="4320"/>
          <w:tab w:val="right" w:pos="9360"/>
        </w:tabs>
      </w:pPr>
    </w:p>
    <w:p w14:paraId="1D3AEDE2" w14:textId="77777777" w:rsidR="007F72C8" w:rsidRPr="008B363D" w:rsidRDefault="007F72C8" w:rsidP="007F72C8">
      <w:pPr>
        <w:tabs>
          <w:tab w:val="center" w:pos="4320"/>
          <w:tab w:val="right" w:pos="9360"/>
        </w:tabs>
      </w:pPr>
    </w:p>
    <w:p w14:paraId="087CF9B3" w14:textId="7B5BF2D2" w:rsidR="008B363D" w:rsidRPr="008B363D" w:rsidRDefault="007F72C8" w:rsidP="007F72C8">
      <w:pPr>
        <w:tabs>
          <w:tab w:val="center" w:pos="4320"/>
          <w:tab w:val="right" w:pos="9360"/>
        </w:tabs>
      </w:pPr>
      <w:r>
        <w:tab/>
      </w:r>
      <w:r w:rsidR="008B363D" w:rsidRPr="008B363D">
        <w:object w:dxaOrig="3620" w:dyaOrig="720" w14:anchorId="20B606E4">
          <v:shape id="_x0000_i1065" type="#_x0000_t75" style="width:180pt;height:36pt" o:ole="">
            <v:imagedata r:id="rId101" o:title=""/>
          </v:shape>
          <o:OLEObject Type="Embed" ProgID="Equation.3" ShapeID="_x0000_i1065" DrawAspect="Content" ObjectID="_1821582153" r:id="rId102"/>
        </w:object>
      </w:r>
      <w:r>
        <w:tab/>
      </w:r>
      <w:r w:rsidR="008B363D" w:rsidRPr="008B363D">
        <w:t>(5</w:t>
      </w:r>
      <w:r>
        <w:t>-6</w:t>
      </w:r>
      <w:r w:rsidR="001F2B5D">
        <w:t>5</w:t>
      </w:r>
      <w:r w:rsidR="008B363D" w:rsidRPr="008B363D">
        <w:t>)</w:t>
      </w:r>
    </w:p>
    <w:p w14:paraId="3D840758" w14:textId="77777777" w:rsidR="008B363D" w:rsidRPr="008B363D" w:rsidRDefault="008B363D" w:rsidP="007F72C8">
      <w:pPr>
        <w:tabs>
          <w:tab w:val="center" w:pos="4320"/>
          <w:tab w:val="right" w:pos="9360"/>
        </w:tabs>
      </w:pPr>
    </w:p>
    <w:p w14:paraId="0D1A811B" w14:textId="5C182E5E" w:rsidR="008B363D" w:rsidRPr="008B363D" w:rsidRDefault="007F72C8" w:rsidP="007F72C8">
      <w:pPr>
        <w:tabs>
          <w:tab w:val="center" w:pos="4320"/>
          <w:tab w:val="right" w:pos="9360"/>
        </w:tabs>
      </w:pPr>
      <w:r>
        <w:tab/>
      </w:r>
      <w:r w:rsidR="008B363D" w:rsidRPr="008B363D">
        <w:object w:dxaOrig="3360" w:dyaOrig="760" w14:anchorId="02332CFA">
          <v:shape id="_x0000_i1066" type="#_x0000_t75" style="width:168pt;height:35.4pt" o:ole="">
            <v:imagedata r:id="rId103" o:title=""/>
          </v:shape>
          <o:OLEObject Type="Embed" ProgID="Equation.3" ShapeID="_x0000_i1066" DrawAspect="Content" ObjectID="_1821582154" r:id="rId104"/>
        </w:object>
      </w:r>
      <w:r w:rsidR="008B363D" w:rsidRPr="008B363D">
        <w:tab/>
        <w:t>(5</w:t>
      </w:r>
      <w:r>
        <w:t>-6</w:t>
      </w:r>
      <w:r w:rsidR="001F2B5D">
        <w:t>6</w:t>
      </w:r>
      <w:r w:rsidR="008B363D" w:rsidRPr="008B363D">
        <w:t>)</w:t>
      </w:r>
    </w:p>
    <w:p w14:paraId="4CD79CE2" w14:textId="77777777" w:rsidR="008B363D" w:rsidRPr="008B363D" w:rsidRDefault="008B363D" w:rsidP="007F72C8">
      <w:pPr>
        <w:tabs>
          <w:tab w:val="center" w:pos="4320"/>
          <w:tab w:val="right" w:pos="9360"/>
        </w:tabs>
      </w:pPr>
    </w:p>
    <w:p w14:paraId="06AA6D29" w14:textId="71056E72" w:rsidR="008B363D" w:rsidRPr="008B363D" w:rsidRDefault="007F72C8" w:rsidP="007F72C8">
      <w:pPr>
        <w:tabs>
          <w:tab w:val="center" w:pos="4320"/>
          <w:tab w:val="right" w:pos="9360"/>
        </w:tabs>
      </w:pPr>
      <w:r>
        <w:tab/>
      </w:r>
      <w:r w:rsidR="008B363D" w:rsidRPr="008B363D">
        <w:object w:dxaOrig="3240" w:dyaOrig="760" w14:anchorId="005125A0">
          <v:shape id="_x0000_i1067" type="#_x0000_t75" style="width:168pt;height:35.4pt" o:ole="">
            <v:imagedata r:id="rId105" o:title=""/>
          </v:shape>
          <o:OLEObject Type="Embed" ProgID="Equation.3" ShapeID="_x0000_i1067" DrawAspect="Content" ObjectID="_1821582155" r:id="rId106"/>
        </w:object>
      </w:r>
      <w:r w:rsidR="008B363D" w:rsidRPr="008B363D">
        <w:tab/>
        <w:t>(5</w:t>
      </w:r>
      <w:r>
        <w:t>-6</w:t>
      </w:r>
      <w:r w:rsidR="001F2B5D">
        <w:t>7</w:t>
      </w:r>
      <w:r w:rsidR="008B363D" w:rsidRPr="008B363D">
        <w:t>)</w:t>
      </w:r>
    </w:p>
    <w:p w14:paraId="532A7651" w14:textId="77777777" w:rsidR="008B363D" w:rsidRPr="008B363D" w:rsidRDefault="008B363D" w:rsidP="00D200F7">
      <w:pPr>
        <w:tabs>
          <w:tab w:val="center" w:pos="4320"/>
        </w:tabs>
      </w:pPr>
    </w:p>
    <w:p w14:paraId="1F09D2A6" w14:textId="77777777" w:rsidR="008B363D" w:rsidRPr="008B363D" w:rsidRDefault="008B363D" w:rsidP="00D200F7">
      <w:pPr>
        <w:tabs>
          <w:tab w:val="center" w:pos="4320"/>
        </w:tabs>
      </w:pPr>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200F7">
      <w:pPr>
        <w:tabs>
          <w:tab w:val="center" w:pos="4320"/>
        </w:tabs>
      </w:pPr>
    </w:p>
    <w:p w14:paraId="5D8D57D6" w14:textId="600950A0" w:rsidR="008B363D" w:rsidRPr="008B363D" w:rsidRDefault="008B363D" w:rsidP="00F03C38">
      <w:pPr>
        <w:tabs>
          <w:tab w:val="center" w:pos="4320"/>
          <w:tab w:val="right" w:pos="9360"/>
        </w:tabs>
      </w:pPr>
      <w:r w:rsidRPr="008B363D">
        <w:lastRenderedPageBreak/>
        <w:tab/>
      </w:r>
      <m:oMath>
        <m:sSub>
          <m:sSubPr>
            <m:ctrlPr>
              <w:rPr>
                <w:rFonts w:ascii="Cambria Math" w:hAnsi="Cambria Math"/>
                <w:i/>
              </w:rPr>
            </m:ctrlPr>
          </m:sSubPr>
          <m:e>
            <m:sSub>
              <m:sSubPr>
                <m:ctrlPr>
                  <w:rPr>
                    <w:rFonts w:ascii="Cambria Math" w:hAnsi="Cambria Math"/>
                    <w:i/>
                  </w:rPr>
                </m:ctrlPr>
              </m:sSubPr>
              <m:e>
                <m:r>
                  <w:rPr>
                    <w:rFonts w:ascii="Cambria Math"/>
                  </w:rPr>
                  <m:t>C</m:t>
                </m:r>
              </m:e>
              <m:sub>
                <m:r>
                  <w:rPr>
                    <w:rFonts w:ascii="Cambria Math"/>
                  </w:rPr>
                  <m:t>1</m:t>
                </m:r>
              </m:sub>
            </m:sSub>
          </m:e>
          <m:sub>
            <m:r>
              <w:rPr>
                <w:rFonts w:ascii="Cambria Math"/>
              </w:rPr>
              <m:t>,avg</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rPr>
                      <m:t>λ</m:t>
                    </m:r>
                  </m:e>
                  <m:sub>
                    <m:r>
                      <w:rPr>
                        <w:rFonts w:ascii="Cambria Math"/>
                      </w:rPr>
                      <m:t>1</m:t>
                    </m:r>
                  </m:sub>
                </m:sSub>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w:bookmarkStart w:id="226" w:name="_Hlk181178673"/>
            <m:sSub>
              <m:sSubPr>
                <m:ctrlPr>
                  <w:rPr>
                    <w:rFonts w:ascii="Cambria Math" w:hAnsi="Cambria Math"/>
                    <w:i/>
                  </w:rPr>
                </m:ctrlPr>
              </m:sSubPr>
              <m:e>
                <m:r>
                  <w:rPr>
                    <w:rFonts w:ascii="Cambria Math"/>
                  </w:rPr>
                  <m:t>λ</m:t>
                </m:r>
              </m:e>
              <m:sub>
                <m:r>
                  <w:rPr>
                    <w:rFonts w:ascii="Cambria Math"/>
                  </w:rPr>
                  <m:t>1</m:t>
                </m:r>
              </m:sub>
            </m:sSub>
            <w:bookmarkEnd w:id="226"/>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t2</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1</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t1</m:t>
            </m:r>
          </m:sup>
        </m:s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Y</m:t>
                </m:r>
              </m:e>
              <m:sub>
                <m:r>
                  <w:rPr>
                    <w:rFonts w:ascii="Cambria Math"/>
                  </w:rPr>
                  <m:t>1</m:t>
                </m:r>
              </m:sub>
            </m:sSub>
          </m:num>
          <m:den>
            <m:sSub>
              <m:sSubPr>
                <m:ctrlPr>
                  <w:rPr>
                    <w:rFonts w:ascii="Cambria Math" w:hAnsi="Cambria Math"/>
                    <w:i/>
                  </w:rPr>
                </m:ctrlPr>
              </m:sSubPr>
              <m:e>
                <m:r>
                  <w:rPr>
                    <w:rFonts w:ascii="Cambria Math" w:hAnsi="Cambria Math"/>
                  </w:rPr>
                  <m:t>λ</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2</m:t>
                    </m:r>
                  </m:sub>
                </m:sSub>
                <m:r>
                  <w:rPr>
                    <w:rFonts w:ascii="Cambria Math"/>
                  </w:rPr>
                  <m:t>-</m:t>
                </m:r>
                <m:sSub>
                  <m:sSubPr>
                    <m:ctrlPr>
                      <w:rPr>
                        <w:rFonts w:ascii="Cambria Math" w:hAnsi="Cambria Math"/>
                        <w:i/>
                      </w:rPr>
                    </m:ctrlPr>
                  </m:sSubPr>
                  <m:e>
                    <m:r>
                      <w:rPr>
                        <w:rFonts w:ascii="Cambria Math"/>
                      </w:rPr>
                      <m:t>t</m:t>
                    </m:r>
                  </m:e>
                  <m:sub>
                    <m:r>
                      <w:rPr>
                        <w:rFonts w:ascii="Cambria Math"/>
                      </w:rPr>
                      <m:t>1</m:t>
                    </m:r>
                  </m:sub>
                </m:sSub>
              </m:e>
            </m:d>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t1</m:t>
            </m:r>
          </m:sup>
        </m:sSup>
      </m:oMath>
      <w:r w:rsidR="007F72C8">
        <w:tab/>
      </w:r>
      <w:r w:rsidRPr="008B363D">
        <w:t>(5</w:t>
      </w:r>
      <w:r w:rsidR="007F72C8">
        <w:t>-6</w:t>
      </w:r>
      <w:r w:rsidR="001F2B5D">
        <w:t>8</w:t>
      </w:r>
      <w:r w:rsidRPr="008B363D">
        <w:t>)</w:t>
      </w:r>
    </w:p>
    <w:p w14:paraId="126F9C9D" w14:textId="34B50C8E" w:rsidR="008B363D" w:rsidRPr="008B363D" w:rsidRDefault="007F72C8" w:rsidP="00D35FC7">
      <w:r>
        <w:tab/>
      </w:r>
    </w:p>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92899">
      <w:pPr>
        <w:ind w:firstLine="720"/>
      </w:pPr>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227" w:name="_Toc451238567"/>
      <w:bookmarkStart w:id="228" w:name="_Toc157062512"/>
      <w:r w:rsidRPr="008B363D">
        <w:t>The USEPA Standard Water Bodies</w:t>
      </w:r>
      <w:bookmarkEnd w:id="227"/>
      <w:bookmarkEnd w:id="228"/>
    </w:p>
    <w:p w14:paraId="4927CF70" w14:textId="430EB7DC" w:rsidR="008B363D" w:rsidRPr="008B363D" w:rsidRDefault="008B363D" w:rsidP="00D35FC7">
      <w:r w:rsidRPr="008B363D">
        <w:t xml:space="preserve">All parameters in the above equations, except for the pesticide-specific parameters, have standard values set by the USEPA for the standard farm pond </w:t>
      </w:r>
      <w:r w:rsidR="008A5DCE" w:rsidRPr="008B363D">
        <w:t>and reservoir</w:t>
      </w:r>
      <w:r w:rsidRPr="008B363D">
        <w:t xml:space="preserve"> scenarios (Table 1).   Many of these values have no documentation and simply have evolved over many years of repeated use.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CB2D3E6" w:rsidR="008B363D" w:rsidRPr="008B363D" w:rsidRDefault="008B363D" w:rsidP="00D35FC7">
            <w:r w:rsidRPr="008B363D">
              <w:t>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A5DCE" w:rsidRPr="008B363D" w14:paraId="64D170C4" w14:textId="77777777" w:rsidTr="00DD1ED4">
        <w:tc>
          <w:tcPr>
            <w:tcW w:w="1495" w:type="dxa"/>
          </w:tcPr>
          <w:p w14:paraId="5EA9E2E7" w14:textId="2F127F18" w:rsidR="008A5DCE" w:rsidRPr="008B363D" w:rsidRDefault="008A5DCE" w:rsidP="00D35FC7">
            <w:r>
              <w:t>W</w:t>
            </w:r>
          </w:p>
        </w:tc>
        <w:tc>
          <w:tcPr>
            <w:tcW w:w="994" w:type="dxa"/>
          </w:tcPr>
          <w:p w14:paraId="367298CD" w14:textId="73A2806D" w:rsidR="008A5DCE" w:rsidRPr="008B363D" w:rsidRDefault="008A5DCE" w:rsidP="00D35FC7">
            <w:r>
              <w:t>m</w:t>
            </w:r>
          </w:p>
        </w:tc>
        <w:tc>
          <w:tcPr>
            <w:tcW w:w="1399" w:type="dxa"/>
          </w:tcPr>
          <w:p w14:paraId="655CC4FD" w14:textId="071FBBFB" w:rsidR="008A5DCE" w:rsidRPr="008B363D" w:rsidRDefault="008A5DCE" w:rsidP="00D35FC7">
            <w:r>
              <w:t>63.61</w:t>
            </w:r>
          </w:p>
        </w:tc>
        <w:tc>
          <w:tcPr>
            <w:tcW w:w="1440" w:type="dxa"/>
          </w:tcPr>
          <w:p w14:paraId="32FE19EB" w14:textId="00E989AE" w:rsidR="008A5DCE" w:rsidRPr="008B363D" w:rsidRDefault="008A5DCE" w:rsidP="00D35FC7">
            <w:r>
              <w:t>48</w:t>
            </w:r>
          </w:p>
        </w:tc>
        <w:tc>
          <w:tcPr>
            <w:tcW w:w="4248" w:type="dxa"/>
          </w:tcPr>
          <w:p w14:paraId="59351773" w14:textId="4C83D806" w:rsidR="008A5DCE" w:rsidRPr="008B363D" w:rsidRDefault="008A5DCE" w:rsidP="00D35FC7">
            <w:r>
              <w:t>Width for spray drift calculations</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8A5DCE">
      <w:r w:rsidRPr="008A5DCE">
        <w:rPr>
          <w:vertAlign w:val="superscript"/>
        </w:rPr>
        <w:t>(d)</w:t>
      </w:r>
      <w:r w:rsidRPr="008B363D">
        <w:t xml:space="preserve">  calculated from: DOC*v2/1000</w:t>
      </w:r>
    </w:p>
    <w:p w14:paraId="1C152714" w14:textId="77777777" w:rsidR="008B363D" w:rsidRPr="008B363D" w:rsidRDefault="008B363D" w:rsidP="00D35FC7"/>
    <w:p w14:paraId="45D73A88" w14:textId="77777777" w:rsidR="00F93560" w:rsidRDefault="00F93560" w:rsidP="00D35FC7">
      <w:bookmarkStart w:id="229" w:name="_Toc451238568"/>
    </w:p>
    <w:p w14:paraId="6E95830F" w14:textId="59A17B7B" w:rsidR="008B363D" w:rsidRPr="008B363D" w:rsidRDefault="00D92899" w:rsidP="00EB6DCA">
      <w:pPr>
        <w:pStyle w:val="Heading3"/>
      </w:pPr>
      <w:bookmarkStart w:id="230" w:name="_Toc157062513"/>
      <w:r>
        <w:t xml:space="preserve">Standard </w:t>
      </w:r>
      <w:r w:rsidR="008B363D" w:rsidRPr="008B363D">
        <w:t>Farm Pond</w:t>
      </w:r>
      <w:bookmarkEnd w:id="229"/>
      <w:bookmarkEnd w:id="23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203A7280" w:rsidR="008B363D" w:rsidRPr="008B363D" w:rsidRDefault="00D92899" w:rsidP="00EB6DCA">
      <w:pPr>
        <w:pStyle w:val="Heading3"/>
      </w:pPr>
      <w:bookmarkStart w:id="231" w:name="_Toc451238569"/>
      <w:bookmarkStart w:id="232" w:name="_Toc157062514"/>
      <w:r>
        <w:t>Standard</w:t>
      </w:r>
      <w:r w:rsidR="008B363D" w:rsidRPr="008B363D">
        <w:t xml:space="preserve"> Reservoir</w:t>
      </w:r>
      <w:bookmarkEnd w:id="231"/>
      <w:bookmarkEnd w:id="232"/>
    </w:p>
    <w:p w14:paraId="01C2B770" w14:textId="26B040D9" w:rsidR="008B363D" w:rsidRPr="008B363D" w:rsidRDefault="008B363D" w:rsidP="00D35FC7">
      <w:r w:rsidRPr="008B363D">
        <w:tab/>
        <w:t xml:space="preserve">The </w:t>
      </w:r>
      <w:r w:rsidR="00D92899">
        <w:t>standard</w:t>
      </w:r>
      <w:r w:rsidRPr="008B363D">
        <w:t xml:space="preserve">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233" w:name="_Toc451238570"/>
      <w:bookmarkStart w:id="234" w:name="_Toc157062515"/>
      <w:r w:rsidRPr="008B363D">
        <w:t>Custom Water Body</w:t>
      </w:r>
      <w:bookmarkEnd w:id="233"/>
      <w:bookmarkEnd w:id="23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235" w:name="_Toc451238571"/>
      <w:bookmarkStart w:id="236" w:name="_Toc157062516"/>
      <w:r w:rsidRPr="008B363D">
        <w:t>VVWM Evaluations</w:t>
      </w:r>
      <w:bookmarkEnd w:id="235"/>
      <w:bookmarkEnd w:id="236"/>
    </w:p>
    <w:p w14:paraId="68F130B7" w14:textId="7E7EA8B6" w:rsidR="008B363D" w:rsidRPr="008B363D" w:rsidRDefault="008B363D" w:rsidP="00EB6DCA">
      <w:pPr>
        <w:pStyle w:val="Heading3"/>
      </w:pPr>
      <w:bookmarkStart w:id="237" w:name="_Toc451238572"/>
      <w:bookmarkStart w:id="238" w:name="_Toc157062517"/>
      <w:r w:rsidRPr="008B363D">
        <w:t>Solute Holding Capacity Ratio Sensitivity</w:t>
      </w:r>
      <w:bookmarkEnd w:id="237"/>
      <w:bookmarkEnd w:id="23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w:t>
      </w:r>
      <w:r w:rsidRPr="008B363D">
        <w:lastRenderedPageBreak/>
        <w:t>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239" w:name="_Toc451238573"/>
      <w:bookmarkStart w:id="240" w:name="_Toc157062518"/>
      <w:r w:rsidRPr="008B363D">
        <w:t>Washout and Overflow Sensitivity</w:t>
      </w:r>
      <w:bookmarkEnd w:id="239"/>
      <w:bookmarkEnd w:id="24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6B8C4914" w:rsidR="008B363D" w:rsidRPr="008B363D" w:rsidRDefault="008B363D" w:rsidP="00EB6DCA">
      <w:pPr>
        <w:pStyle w:val="Heading3"/>
      </w:pPr>
      <w:bookmarkStart w:id="241" w:name="_Toc451238574"/>
      <w:bookmarkStart w:id="242" w:name="_Toc157062519"/>
      <w:r w:rsidRPr="008B363D">
        <w:t>Photolysis Sensitivity</w:t>
      </w:r>
      <w:bookmarkEnd w:id="241"/>
      <w:bookmarkEnd w:id="242"/>
    </w:p>
    <w:p w14:paraId="56615271" w14:textId="77777777" w:rsidR="008B363D" w:rsidRPr="008B363D" w:rsidRDefault="008B363D" w:rsidP="00D35FC7"/>
    <w:p w14:paraId="6EA4A326" w14:textId="77777777" w:rsidR="008B363D" w:rsidRPr="008B363D" w:rsidRDefault="008B363D" w:rsidP="00D35FC7">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131CC46C" w:rsidR="008B363D" w:rsidRPr="008B363D" w:rsidRDefault="008B363D" w:rsidP="00D200F7">
      <w:pPr>
        <w:tabs>
          <w:tab w:val="center" w:pos="4320"/>
        </w:tabs>
      </w:pPr>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w:t>
      </w:r>
      <w:r w:rsidR="00D92899">
        <w:t>-65</w:t>
      </w:r>
      <w:r w:rsidRPr="008B363D">
        <w:t>)</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3"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lastRenderedPageBreak/>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243" w:name="_Toc451238575"/>
      <w:bookmarkStart w:id="244" w:name="_Toc157062520"/>
      <w:r w:rsidRPr="008B363D">
        <w:t>Volatilization</w:t>
      </w:r>
      <w:bookmarkEnd w:id="243"/>
      <w:bookmarkEnd w:id="24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t>Figure 10. Effect of Henry’s Law Constant and temperature on effective volatilization half-life of aqueous phase.  The lack of temperature sensitivity is a result of not considering the effect of temperature on Henry’s Law Constant.  Wind speed = 1 m/s, MW=100.</w:t>
      </w:r>
    </w:p>
    <w:p w14:paraId="50A8E7AB" w14:textId="7FDC70AF" w:rsidR="008B363D" w:rsidRDefault="008B363D" w:rsidP="00D35FC7"/>
    <w:p w14:paraId="2AEB922C" w14:textId="77777777" w:rsidR="00366BF4" w:rsidRPr="008B363D" w:rsidRDefault="00366BF4" w:rsidP="00D35FC7"/>
    <w:p w14:paraId="22220E1D" w14:textId="28FC2B5E" w:rsidR="008B363D" w:rsidRPr="00EB6DCA" w:rsidRDefault="00366BF4" w:rsidP="00EB6DCA">
      <w:pPr>
        <w:pStyle w:val="Heading3"/>
      </w:pPr>
      <w:bookmarkStart w:id="245" w:name="_Toc451238584"/>
      <w:r w:rsidRPr="00EB6DCA">
        <w:t xml:space="preserve"> </w:t>
      </w:r>
      <w:bookmarkStart w:id="246" w:name="_Toc157062521"/>
      <w:r w:rsidR="008B363D" w:rsidRPr="00EB6DCA">
        <w:t>Regulatory Summary Output File</w:t>
      </w:r>
      <w:bookmarkEnd w:id="245"/>
      <w:bookmarkEnd w:id="24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w:t>
      </w:r>
      <w:r w:rsidRPr="008B363D">
        <w:lastRenderedPageBreak/>
        <w:t xml:space="preserve">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200F7">
      <w:pPr>
        <w:tabs>
          <w:tab w:val="center" w:pos="4320"/>
        </w:tabs>
      </w:pPr>
    </w:p>
    <w:p w14:paraId="54B681B1" w14:textId="2E53AB1B"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w:r>
        <w:rPr>
          <w:rFonts w:eastAsiaTheme="minorEastAsia"/>
        </w:rPr>
        <w:tab/>
        <w:t>(5-66)</w:t>
      </w:r>
    </w:p>
    <w:p w14:paraId="789A42E8" w14:textId="77777777" w:rsidR="008B363D" w:rsidRPr="008B363D" w:rsidRDefault="008B363D" w:rsidP="00D200F7">
      <w:pPr>
        <w:tabs>
          <w:tab w:val="center" w:pos="4320"/>
        </w:tabs>
      </w:pPr>
    </w:p>
    <w:p w14:paraId="5105B5CB" w14:textId="77777777" w:rsidR="008B363D" w:rsidRPr="008B363D" w:rsidRDefault="008B363D" w:rsidP="00D200F7">
      <w:pPr>
        <w:tabs>
          <w:tab w:val="center" w:pos="4320"/>
        </w:tabs>
      </w:pPr>
    </w:p>
    <w:p w14:paraId="631BFBCB" w14:textId="77777777" w:rsidR="008B363D" w:rsidRPr="008B363D" w:rsidRDefault="008B363D" w:rsidP="00D200F7">
      <w:pPr>
        <w:tabs>
          <w:tab w:val="center" w:pos="4320"/>
        </w:tabs>
      </w:pPr>
      <w:r w:rsidRPr="008B363D">
        <w:t>Where R is the return years</w:t>
      </w:r>
    </w:p>
    <w:p w14:paraId="43978CC9" w14:textId="77777777" w:rsidR="008B363D" w:rsidRPr="008B363D" w:rsidRDefault="008B363D" w:rsidP="00D200F7">
      <w:pPr>
        <w:tabs>
          <w:tab w:val="center" w:pos="4320"/>
        </w:tabs>
      </w:pPr>
      <w:r w:rsidRPr="008B363D">
        <w:tab/>
        <w:t>N is the number of years</w:t>
      </w:r>
    </w:p>
    <w:p w14:paraId="2800E665" w14:textId="77777777" w:rsidR="008B363D" w:rsidRPr="008B363D" w:rsidRDefault="008B363D" w:rsidP="00D200F7">
      <w:pPr>
        <w:tabs>
          <w:tab w:val="center" w:pos="4320"/>
        </w:tabs>
      </w:pPr>
    </w:p>
    <w:p w14:paraId="3C21AAC9" w14:textId="30BE838C" w:rsidR="00D92899" w:rsidRDefault="008B363D" w:rsidP="00D92899">
      <w:pPr>
        <w:tabs>
          <w:tab w:val="center" w:pos="4320"/>
          <w:tab w:val="right" w:pos="9360"/>
        </w:tabs>
      </w:pPr>
      <w:r w:rsidRPr="008B363D">
        <w:t>For example, if the return frequency is 10 years and there are 30 years in the simulation, then</w:t>
      </w:r>
      <w:r w:rsidR="00D92899">
        <w:t>:</w:t>
      </w:r>
    </w:p>
    <w:p w14:paraId="45936F55" w14:textId="58E45931" w:rsidR="008B363D" w:rsidRPr="008B363D" w:rsidRDefault="00D92899" w:rsidP="00D92899">
      <w:pPr>
        <w:tabs>
          <w:tab w:val="center" w:pos="4320"/>
          <w:tab w:val="right" w:pos="9360"/>
        </w:tabs>
      </w:pPr>
      <w:r>
        <w:rPr>
          <w:rFonts w:eastAsiaTheme="minorEastAsia"/>
        </w:rPr>
        <w:tab/>
      </w:r>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m:rPr>
            <m:sty m:val="p"/>
          </m:rPr>
          <w:rPr>
            <w:rFonts w:ascii="Cambria Math" w:hAnsi="Cambria Math"/>
          </w:rPr>
          <m:t xml:space="preserve">=27.9  </m:t>
        </m:r>
        <m:r>
          <w:rPr>
            <w:rFonts w:ascii="Cambria Math" w:hAnsi="Cambria Math"/>
          </w:rPr>
          <m:t xml:space="preserve"> </m:t>
        </m:r>
      </m:oMath>
    </w:p>
    <w:p w14:paraId="572B76A7" w14:textId="379FEAFF" w:rsidR="008B363D" w:rsidRPr="008B363D" w:rsidRDefault="008B363D" w:rsidP="00D92899">
      <w:pPr>
        <w:tabs>
          <w:tab w:val="center" w:pos="4320"/>
        </w:tabs>
      </w:pPr>
    </w:p>
    <w:p w14:paraId="3973BCC9" w14:textId="597820E5" w:rsidR="008B363D" w:rsidRPr="008B363D" w:rsidRDefault="008B363D" w:rsidP="00D35FC7">
      <w:r w:rsidRPr="008B363D">
        <w:t>The value used would be the one ranked in the 27.9 position in the order, with linear interpolation used to address the fractional part.</w:t>
      </w:r>
      <w:r w:rsidR="003C2BF7">
        <w:t xml:space="preserve"> See Appendix B for description of the columns in the summary file.</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247" w:name="_Toc451238585"/>
      <w:bookmarkStart w:id="248" w:name="_Toc157062522"/>
      <w:r w:rsidRPr="008B363D">
        <w:t>Daily Values Output File</w:t>
      </w:r>
      <w:bookmarkEnd w:id="247"/>
      <w:bookmarkEnd w:id="24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249" w:name="_Toc157062523"/>
      <w:r>
        <w:t>Single Mixing Cell (</w:t>
      </w:r>
      <w:r w:rsidR="001A1867">
        <w:t>TPEZ</w:t>
      </w:r>
      <w:r>
        <w:t>)</w:t>
      </w:r>
      <w:r w:rsidR="001A1867">
        <w:t xml:space="preserve"> Calculations</w:t>
      </w:r>
      <w:bookmarkEnd w:id="249"/>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250" w:name="_Toc157062524"/>
      <w:r>
        <w:lastRenderedPageBreak/>
        <w:t>Water Balance</w:t>
      </w:r>
      <w:bookmarkEnd w:id="250"/>
    </w:p>
    <w:p w14:paraId="4D2BDB4E" w14:textId="693A734E"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p>
    <w:p w14:paraId="7C38CE00" w14:textId="261465FA" w:rsidR="00CB645F" w:rsidRDefault="00CB645F" w:rsidP="00D35FC7">
      <w:r>
        <w:t xml:space="preserve"> </w:t>
      </w:r>
    </w:p>
    <w:p w14:paraId="74AC6CC8" w14:textId="21BD5C1C" w:rsidR="00B917EA" w:rsidRDefault="00975B90" w:rsidP="00D35FC7">
      <w:pPr>
        <w:tabs>
          <w:tab w:val="center" w:pos="4320"/>
          <w:tab w:val="right" w:pos="9360"/>
        </w:tabs>
      </w:pPr>
      <w:bookmarkStart w:id="251"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251"/>
        <m:r>
          <m:rPr>
            <m:sty m:val="p"/>
          </m:rPr>
          <w:rPr>
            <w:rFonts w:ascii="Cambria Math" w:hAnsi="Cambria Math" w:hint="cs"/>
          </w:rPr>
          <m:t>=</m:t>
        </m:r>
        <w:bookmarkStart w:id="252"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25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r>
      <w:bookmarkStart w:id="253" w:name="_Hlk165532743"/>
      <w:r w:rsidR="00D92899">
        <w:t>(6-1)</w:t>
      </w:r>
      <w:bookmarkEnd w:id="253"/>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2A7EDA"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2A7EDA"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5EB3147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w:t>
      </w:r>
      <w:r w:rsidR="00506224">
        <w:t>T</w:t>
      </w:r>
      <w:r w:rsidR="00D34A13">
        <w:t xml:space="preserve">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4873068B"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92899">
        <w:t>(6-2)</w:t>
      </w:r>
    </w:p>
    <w:p w14:paraId="300C8F80" w14:textId="77777777" w:rsidR="00A974B3" w:rsidRDefault="00A974B3" w:rsidP="00D35FC7"/>
    <w:p w14:paraId="33E5AB58" w14:textId="3C245538"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25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254"/>
      <w:r>
        <w:rPr>
          <w:rFonts w:eastAsiaTheme="minorEastAsia"/>
        </w:rPr>
        <w:tab/>
      </w:r>
      <w:r w:rsidR="00D92899">
        <w:t>(6-3)</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0E726952"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r>
      <w:r w:rsidR="00D92899">
        <w:t>(6-4)</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6E9DA576" w14:textId="675AE216"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5307A3BB" w14:textId="4EB66083"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r>
      <w:r w:rsidR="00D92899">
        <w:t>(6-5)</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43ED66AB" w14:textId="42D004A0" w:rsidR="00B917EA" w:rsidRPr="008B363D" w:rsidRDefault="00B57167" w:rsidP="00A25905">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r>
      <w:r w:rsidR="00D92899">
        <w:t>(6-6)</w:t>
      </w:r>
      <w:r w:rsidR="00CC6F41" w:rsidRPr="008B363D">
        <w:tab/>
      </w:r>
      <w:r w:rsidR="00CC6F41" w:rsidRPr="008B363D">
        <w:rPr>
          <w:vertAlign w:val="subscript"/>
        </w:rPr>
        <w:tab/>
      </w:r>
      <w:r w:rsidR="00B917EA" w:rsidRPr="008B363D">
        <w:tab/>
      </w:r>
    </w:p>
    <w:p w14:paraId="56AE03FE" w14:textId="12993EFB" w:rsidR="00BA7F15" w:rsidRDefault="00BA7F15" w:rsidP="00C05760">
      <w:pPr>
        <w:pStyle w:val="Heading2"/>
      </w:pPr>
      <w:bookmarkStart w:id="255" w:name="_Toc157062525"/>
      <w:r>
        <w:lastRenderedPageBreak/>
        <w:t>Sediment Balance</w:t>
      </w:r>
      <w:bookmarkEnd w:id="25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146840F4"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r>
        <w:t>B</w:t>
      </w:r>
      <w:r w:rsidRPr="008B0C4F">
        <w:rPr>
          <w:vertAlign w:val="subscript"/>
        </w:rPr>
        <w:t xml:space="preserve">Field </w:t>
      </w:r>
      <w:r>
        <w:rPr>
          <w:vertAlign w:val="subscript"/>
        </w:rPr>
        <w:tab/>
      </w:r>
      <w:r w:rsidR="00D92899">
        <w:t>(6-7)</w:t>
      </w:r>
    </w:p>
    <w:p w14:paraId="775015EE" w14:textId="56663868" w:rsidR="00BA7F15" w:rsidRDefault="00BA7F15" w:rsidP="00D35FC7"/>
    <w:p w14:paraId="2A8ECBD1" w14:textId="23B1635F" w:rsidR="00BA7F15" w:rsidRDefault="008B0C4F" w:rsidP="00D35FC7">
      <w:r>
        <w:t>Where</w:t>
      </w:r>
    </w:p>
    <w:p w14:paraId="32231C7C" w14:textId="673DEBC8" w:rsidR="008B0C4F" w:rsidRDefault="00861BCA" w:rsidP="00861BCA">
      <w:pPr>
        <w:tabs>
          <w:tab w:val="left" w:pos="900"/>
        </w:tabs>
      </w:pPr>
      <w:r>
        <w:tab/>
      </w:r>
      <w:r w:rsidR="008B0C4F">
        <w:t>B</w:t>
      </w:r>
      <w:r w:rsidR="008B0C4F" w:rsidRPr="008B0C4F">
        <w:rPr>
          <w:vertAlign w:val="subscript"/>
        </w:rPr>
        <w:t>TPEZ</w:t>
      </w:r>
      <w:r w:rsidR="008B0C4F">
        <w:t xml:space="preserve"> = </w:t>
      </w:r>
      <w:r w:rsidR="00CB54DB">
        <w:t xml:space="preserve">rate of </w:t>
      </w:r>
      <w:r w:rsidR="008B0C4F">
        <w:t xml:space="preserve">solid mass </w:t>
      </w:r>
      <w:r w:rsidR="00CB54DB">
        <w:t>leaving</w:t>
      </w:r>
      <w:r w:rsidR="008B0C4F">
        <w:t xml:space="preserve"> TPEZ [kg/d]</w:t>
      </w:r>
    </w:p>
    <w:p w14:paraId="7E63AC1A" w14:textId="33B76E3D" w:rsidR="008B0C4F" w:rsidRDefault="00861BCA" w:rsidP="00861BCA">
      <w:pPr>
        <w:tabs>
          <w:tab w:val="left" w:pos="900"/>
        </w:tabs>
      </w:pPr>
      <w:r>
        <w:tab/>
      </w:r>
      <w:r w:rsidR="008B0C4F">
        <w:t>B</w:t>
      </w:r>
      <w:r w:rsidR="008B0C4F" w:rsidRPr="008B0C4F">
        <w:rPr>
          <w:vertAlign w:val="subscript"/>
        </w:rPr>
        <w:t>Field</w:t>
      </w:r>
      <w:r w:rsidR="008B0C4F">
        <w:t xml:space="preserve"> = </w:t>
      </w:r>
      <w:r w:rsidR="00CB54DB">
        <w:t xml:space="preserve">rate of </w:t>
      </w:r>
      <w:r w:rsidR="008B0C4F">
        <w:t xml:space="preserve">eroded mass from the adjacent field </w:t>
      </w:r>
      <w:r w:rsidR="00CB54DB">
        <w:t>entering</w:t>
      </w:r>
      <w:r w:rsidR="008B0C4F">
        <w:t xml:space="preserve"> the TPEZ [kg/d]</w:t>
      </w:r>
    </w:p>
    <w:p w14:paraId="4817D6E3" w14:textId="77777777" w:rsidR="00B917EA" w:rsidRDefault="00B917EA" w:rsidP="00D35FC7"/>
    <w:p w14:paraId="4D7D715F" w14:textId="29F0A91D" w:rsidR="00B917EA" w:rsidRDefault="00BA7F15" w:rsidP="00C05760">
      <w:pPr>
        <w:pStyle w:val="Heading2"/>
      </w:pPr>
      <w:bookmarkStart w:id="256" w:name="_Toc157062526"/>
      <w:r>
        <w:t>Solute Mass Balance</w:t>
      </w:r>
      <w:bookmarkEnd w:id="256"/>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46CF7549"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r>
      <w:r w:rsidR="00D92899">
        <w:t>(6-8)</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0A96DC39" w:rsidR="0079544B" w:rsidRDefault="00861BCA" w:rsidP="00861BCA">
      <w:pPr>
        <w:tabs>
          <w:tab w:val="left" w:pos="720"/>
        </w:tabs>
        <w:ind w:firstLine="720"/>
      </w:pPr>
      <w:r>
        <w:t>m</w:t>
      </w:r>
      <w:r w:rsidR="00854E86" w:rsidRPr="00854E86">
        <w:rPr>
          <w:vertAlign w:val="subscript"/>
        </w:rPr>
        <w:t>TPEZ</w:t>
      </w:r>
      <w:r w:rsidR="0079544B">
        <w:t xml:space="preserve"> </w:t>
      </w:r>
      <w:r w:rsidR="00854E86">
        <w:t xml:space="preserve">= </w:t>
      </w:r>
      <w:r w:rsidR="0079544B">
        <w:t>the mass of solute in the TPEZ in any phase</w:t>
      </w:r>
      <w:r w:rsidR="00854E86">
        <w:t xml:space="preserve">, </w:t>
      </w:r>
      <w:r w:rsidR="0079544B">
        <w:t>aqueous or sorbed</w:t>
      </w:r>
      <w:r w:rsidR="00854E86">
        <w:t xml:space="preserve"> [kg]</w:t>
      </w:r>
    </w:p>
    <w:p w14:paraId="03EA3385" w14:textId="5CE79C44" w:rsidR="00854E86" w:rsidRDefault="00861BCA" w:rsidP="00861BCA">
      <w:pPr>
        <w:tabs>
          <w:tab w:val="left" w:pos="720"/>
        </w:tabs>
        <w:ind w:firstLine="720"/>
      </w:pPr>
      <w:r>
        <w:t>t</w:t>
      </w:r>
      <w:r w:rsidR="00854E86">
        <w:t xml:space="preserve"> = time [day]</w:t>
      </w:r>
    </w:p>
    <w:p w14:paraId="56AB5056" w14:textId="0B7D063C" w:rsidR="00854E86" w:rsidRDefault="00854E86" w:rsidP="00861BCA">
      <w:pPr>
        <w:tabs>
          <w:tab w:val="left" w:pos="720"/>
        </w:tabs>
        <w:ind w:firstLine="720"/>
      </w:pPr>
      <w:r>
        <w:t>Q = water flow out of TPEZ [m</w:t>
      </w:r>
      <w:r w:rsidRPr="00854E86">
        <w:rPr>
          <w:vertAlign w:val="superscript"/>
        </w:rPr>
        <w:t>3</w:t>
      </w:r>
      <w:r>
        <w:t>/day]</w:t>
      </w:r>
    </w:p>
    <w:p w14:paraId="5664E6EA" w14:textId="4ECB4EFF" w:rsidR="00854E86" w:rsidRDefault="00861BCA" w:rsidP="00861BCA">
      <w:pPr>
        <w:tabs>
          <w:tab w:val="left" w:pos="720"/>
        </w:tabs>
      </w:pPr>
      <w:r>
        <w:tab/>
      </w:r>
      <w:r w:rsidR="00854E86">
        <w:t>B</w:t>
      </w:r>
      <w:r w:rsidR="0019575A" w:rsidRPr="0019575A">
        <w:rPr>
          <w:vertAlign w:val="subscript"/>
        </w:rPr>
        <w:t>TPEZ</w:t>
      </w:r>
      <w:r w:rsidR="00854E86">
        <w:t xml:space="preserve"> = the sediment outflow rate </w:t>
      </w:r>
      <w:bookmarkStart w:id="257" w:name="_Hlk138940628"/>
      <w:r w:rsidR="00854E86">
        <w:t>[kg/day]</w:t>
      </w:r>
      <w:bookmarkEnd w:id="257"/>
    </w:p>
    <w:p w14:paraId="3FB00433" w14:textId="77A94B13" w:rsidR="00854E86" w:rsidRDefault="00861BCA" w:rsidP="00861BCA">
      <w:pPr>
        <w:tabs>
          <w:tab w:val="left" w:pos="720"/>
        </w:tabs>
      </w:pPr>
      <w:r>
        <w:rPr>
          <w:rFonts w:eastAsiaTheme="minorEastAsia"/>
        </w:rPr>
        <w:tab/>
      </w:r>
      <m:oMath>
        <m:r>
          <w:rPr>
            <w:rFonts w:ascii="Cambria Math" w:hAnsi="Cambria Math"/>
          </w:rPr>
          <m:t>v</m:t>
        </m:r>
      </m:oMath>
      <w:r w:rsidR="00854E86">
        <w:t xml:space="preserve"> = volume of water in TPEZ</w:t>
      </w:r>
      <w:r w:rsidR="0019575A">
        <w:t xml:space="preserve"> [m</w:t>
      </w:r>
      <w:r w:rsidR="0019575A" w:rsidRPr="00854E86">
        <w:rPr>
          <w:vertAlign w:val="superscript"/>
        </w:rPr>
        <w:t>3</w:t>
      </w:r>
      <w:r w:rsidR="0019575A">
        <w:t>]</w:t>
      </w:r>
    </w:p>
    <w:p w14:paraId="3A770D1D" w14:textId="34B20C1E" w:rsidR="00854E86" w:rsidRDefault="00861BCA" w:rsidP="00861BCA">
      <w:pPr>
        <w:tabs>
          <w:tab w:val="left" w:pos="720"/>
        </w:tabs>
      </w:pPr>
      <w:r>
        <w:tab/>
      </w:r>
      <w:r w:rsidR="0019575A">
        <w:t>M</w:t>
      </w:r>
      <w:r w:rsidR="00854E86">
        <w:t xml:space="preserve"> = mass of soil in TPEZ</w:t>
      </w:r>
      <w:r w:rsidR="0019575A">
        <w:t xml:space="preserve"> [kg]</w:t>
      </w:r>
    </w:p>
    <w:p w14:paraId="7658A944" w14:textId="2D87AA40" w:rsidR="00854E86" w:rsidRDefault="00861BCA" w:rsidP="00861BCA">
      <w:pPr>
        <w:tabs>
          <w:tab w:val="left" w:pos="720"/>
        </w:tabs>
      </w:pPr>
      <w:r>
        <w:tab/>
      </w:r>
      <w:r w:rsidR="00854E86">
        <w:t>c = aqueous concentration in TPEZ [kg/m</w:t>
      </w:r>
      <w:r w:rsidR="00854E86" w:rsidRPr="00854E86">
        <w:rPr>
          <w:vertAlign w:val="superscript"/>
        </w:rPr>
        <w:t>3</w:t>
      </w:r>
      <w:r w:rsidR="00854E86">
        <w:t>]</w:t>
      </w:r>
    </w:p>
    <w:p w14:paraId="1D562B70" w14:textId="489B1A70" w:rsidR="00854E86" w:rsidRDefault="00861BCA" w:rsidP="00861BCA">
      <w:pPr>
        <w:tabs>
          <w:tab w:val="left" w:pos="720"/>
        </w:tabs>
      </w:pPr>
      <w:r>
        <w:tab/>
      </w:r>
      <w:r w:rsidR="00854E86">
        <w:t>s = sorbed concentration in TPEZ [kg/kg]</w:t>
      </w:r>
    </w:p>
    <w:p w14:paraId="512C9ECF" w14:textId="01521594" w:rsidR="00854E86" w:rsidRPr="00854E86" w:rsidRDefault="00861BCA" w:rsidP="00861BCA">
      <w:pPr>
        <w:tabs>
          <w:tab w:val="left" w:pos="720"/>
        </w:tabs>
        <w:rPr>
          <w:iCs/>
        </w:rPr>
      </w:pPr>
      <w:r>
        <w:rPr>
          <w:rFonts w:eastAsiaTheme="minorEastAsia"/>
        </w:rPr>
        <w:tab/>
      </w: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1BBCE0AB" w:rsidR="00846C8E" w:rsidRDefault="00D92899" w:rsidP="00861BCA">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(6-9)</w:t>
      </w:r>
    </w:p>
    <w:p w14:paraId="3798B9C1" w14:textId="1B263F89" w:rsidR="0079544B" w:rsidRDefault="00846C8E" w:rsidP="00D92899">
      <w:r>
        <w:t>Thus,</w:t>
      </w:r>
    </w:p>
    <w:p w14:paraId="0CAEB8C1" w14:textId="77777777" w:rsidR="001A1867" w:rsidRDefault="001A1867" w:rsidP="00D92899"/>
    <w:p w14:paraId="60531F81" w14:textId="498134B8" w:rsidR="001A1867" w:rsidRPr="00861BCA" w:rsidRDefault="00861BCA" w:rsidP="00861BCA">
      <w:pPr>
        <w:tabs>
          <w:tab w:val="center" w:pos="4320"/>
          <w:tab w:val="right" w:pos="9360"/>
        </w:tabs>
      </w:pPr>
      <w:r>
        <w:rPr>
          <w:rFonts w:eastAsiaTheme="minorEastAsia"/>
        </w:rPr>
        <w:tab/>
      </w:r>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oMath>
      <w:r>
        <w:rPr>
          <w:rFonts w:eastAsiaTheme="minorEastAsia"/>
        </w:rPr>
        <w:tab/>
        <w:t>(6-10)</w:t>
      </w:r>
      <m:oMath>
        <m:r>
          <m:rPr>
            <m:sty m:val="p"/>
          </m:rPr>
          <w:rPr>
            <w:rFonts w:ascii="Cambria Math" w:hAnsi="Cambria Math"/>
          </w:rPr>
          <w:br/>
        </m:r>
      </m:oMath>
      <m:oMathPara>
        <m:oMathParaPr>
          <m:jc m:val="left"/>
        </m:oMathParaPr>
        <m:oMath>
          <m:r>
            <m:rPr>
              <m:sty m:val="p"/>
            </m:rPr>
            <w:rPr>
              <w:rFonts w:ascii="Cambria Math" w:hAnsi="Cambria Math"/>
            </w:rPr>
            <m:t>                     </m:t>
          </m:r>
        </m:oMath>
      </m:oMathPara>
    </w:p>
    <w:p w14:paraId="5C5CFD5D" w14:textId="2E19C8DE" w:rsidR="001A1867" w:rsidRDefault="001A1867" w:rsidP="00861BCA">
      <w:pPr>
        <w:tabs>
          <w:tab w:val="center" w:pos="4320"/>
        </w:tabs>
      </w:pPr>
    </w:p>
    <w:p w14:paraId="2E3BC344" w14:textId="49ED508C" w:rsidR="00BA7F15" w:rsidRPr="00E614F1" w:rsidRDefault="003D1E0B" w:rsidP="00861BCA">
      <w:pPr>
        <w:tabs>
          <w:tab w:val="center" w:pos="4320"/>
          <w:tab w:val="right" w:pos="9360"/>
        </w:tabs>
        <w:rPr>
          <w:rFonts w:eastAsiaTheme="minorEastAsia"/>
        </w:rPr>
      </w:pPr>
      <w:r>
        <w:rPr>
          <w:rFonts w:eastAsiaTheme="minorEastAsia"/>
        </w:rPr>
        <w:tab/>
      </w:r>
      <w:bookmarkStart w:id="2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2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r>
      <w:r w:rsidR="00D92899">
        <w:t>(6-1</w:t>
      </w:r>
      <w:r w:rsidR="00861BCA">
        <w:t>1</w:t>
      </w:r>
      <w:r w:rsidR="00D92899">
        <w:t>)</w:t>
      </w:r>
    </w:p>
    <w:p w14:paraId="043ADC42" w14:textId="13132B37" w:rsidR="00E614F1" w:rsidRDefault="00E614F1" w:rsidP="00861BCA">
      <w:pPr>
        <w:tabs>
          <w:tab w:val="center" w:pos="4320"/>
        </w:tabs>
      </w:pPr>
    </w:p>
    <w:p w14:paraId="616D94CD" w14:textId="693ECBA0" w:rsidR="003D1E0B" w:rsidRDefault="003D1E0B" w:rsidP="00861BCA">
      <w:pPr>
        <w:tabs>
          <w:tab w:val="center" w:pos="4320"/>
        </w:tabs>
      </w:pPr>
      <w:r>
        <w:t>The parenthetical term is the overall first-order dissipation coefficient for the TPEZ (k</w:t>
      </w:r>
      <w:r w:rsidRPr="003D1E0B">
        <w:rPr>
          <w:vertAlign w:val="subscript"/>
        </w:rPr>
        <w:t>TPEZ</w:t>
      </w:r>
      <w:r>
        <w:t>), defined as</w:t>
      </w:r>
    </w:p>
    <w:p w14:paraId="36CD3169" w14:textId="78ED4E86" w:rsidR="00E614F1" w:rsidRDefault="00E614F1" w:rsidP="00861BCA">
      <w:pPr>
        <w:tabs>
          <w:tab w:val="center" w:pos="4320"/>
        </w:tabs>
      </w:pPr>
    </w:p>
    <w:p w14:paraId="6362041A" w14:textId="23B71225" w:rsidR="003D1E0B" w:rsidRPr="0079544B" w:rsidRDefault="002F26C9" w:rsidP="00861BC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r w:rsidR="00D92899">
        <w:rPr>
          <w:rFonts w:eastAsiaTheme="minorEastAsia"/>
        </w:rPr>
        <w:t>6-1</w:t>
      </w:r>
      <w:r w:rsidR="00861BCA">
        <w:rPr>
          <w:rFonts w:eastAsiaTheme="minorEastAsia"/>
        </w:rPr>
        <w:t>2</w:t>
      </w:r>
      <w:r>
        <w:rPr>
          <w:rFonts w:eastAsiaTheme="minorEastAsia"/>
        </w:rPr>
        <w:t>)</w:t>
      </w:r>
    </w:p>
    <w:p w14:paraId="30B63785" w14:textId="437FBA65" w:rsidR="003D1E0B" w:rsidRDefault="003D1E0B" w:rsidP="00861BCA">
      <w:pPr>
        <w:tabs>
          <w:tab w:val="center" w:pos="4320"/>
          <w:tab w:val="right" w:pos="9360"/>
        </w:tabs>
      </w:pPr>
    </w:p>
    <w:p w14:paraId="161E9919" w14:textId="3CB95261" w:rsidR="003D1E0B" w:rsidRDefault="003D1E0B" w:rsidP="00861BCA">
      <w:pPr>
        <w:tabs>
          <w:tab w:val="center" w:pos="4320"/>
          <w:tab w:val="right" w:pos="9360"/>
        </w:tabs>
      </w:pPr>
      <w:r>
        <w:t xml:space="preserve">For a given initial concentration, equation </w:t>
      </w:r>
      <w:r w:rsidR="00861BCA">
        <w:t>6-11</w:t>
      </w:r>
      <w:r>
        <w:t xml:space="preserve"> has the following </w:t>
      </w:r>
      <w:r w:rsidR="002F26C9">
        <w:t>solution:</w:t>
      </w:r>
    </w:p>
    <w:p w14:paraId="1F8EC747" w14:textId="77777777" w:rsidR="003D1E0B" w:rsidRDefault="003D1E0B" w:rsidP="00861BCA">
      <w:pPr>
        <w:tabs>
          <w:tab w:val="center" w:pos="4320"/>
          <w:tab w:val="right" w:pos="9360"/>
        </w:tabs>
      </w:pPr>
    </w:p>
    <w:p w14:paraId="001D0A7B" w14:textId="23A6E846" w:rsidR="0079544B" w:rsidRPr="00CB54DB" w:rsidRDefault="00CB54DB" w:rsidP="00861BCA">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r w:rsidR="00D92899">
        <w:rPr>
          <w:rFonts w:eastAsiaTheme="minorEastAsia"/>
        </w:rPr>
        <w:t>6-1</w:t>
      </w:r>
      <w:r w:rsidR="00861BCA">
        <w:rPr>
          <w:rFonts w:eastAsiaTheme="minorEastAsia"/>
        </w:rPr>
        <w:t>3</w:t>
      </w:r>
      <w:r w:rsidR="003D1E0B">
        <w:rPr>
          <w:rFonts w:eastAsiaTheme="minorEastAsia"/>
        </w:rPr>
        <w:t>)</w:t>
      </w:r>
    </w:p>
    <w:p w14:paraId="6615F11A" w14:textId="4C7D2256" w:rsidR="003D1E0B" w:rsidRDefault="003D1E0B" w:rsidP="00861BCA">
      <w:pPr>
        <w:tabs>
          <w:tab w:val="center" w:pos="4320"/>
        </w:tabs>
      </w:pPr>
    </w:p>
    <w:p w14:paraId="30B1F618" w14:textId="7345696C" w:rsidR="00861BCA" w:rsidRDefault="00861BCA" w:rsidP="00F47EE8">
      <w:pPr>
        <w:tabs>
          <w:tab w:val="center" w:pos="4320"/>
        </w:tabs>
      </w:pPr>
      <w:r>
        <w:t>Where c</w:t>
      </w:r>
      <w:r w:rsidRPr="00861BCA">
        <w:rPr>
          <w:vertAlign w:val="subscript"/>
        </w:rPr>
        <w:t>0</w:t>
      </w:r>
      <w:r>
        <w:t xml:space="preserve"> is the initial aqueous concentrations</w:t>
      </w:r>
      <w:r w:rsidR="00F47EE8">
        <w:t xml:space="preserve"> defined in next section.</w:t>
      </w:r>
    </w:p>
    <w:p w14:paraId="779B08D7" w14:textId="11AF2AE0" w:rsidR="00D52500" w:rsidRDefault="00D52500" w:rsidP="00861BCA">
      <w:pPr>
        <w:tabs>
          <w:tab w:val="center" w:pos="4320"/>
        </w:tabs>
      </w:pPr>
    </w:p>
    <w:p w14:paraId="080C9624" w14:textId="2C980CC9" w:rsidR="00D52500" w:rsidRDefault="00D52500" w:rsidP="00861BCA">
      <w:pPr>
        <w:tabs>
          <w:tab w:val="center" w:pos="4320"/>
        </w:tabs>
      </w:pPr>
      <w:r>
        <w:t>For TPEZ, total mass per area is the desired output and that I calculated by</w:t>
      </w:r>
    </w:p>
    <w:p w14:paraId="602F5827" w14:textId="1355C7E8" w:rsidR="00D52500" w:rsidRDefault="00D52500" w:rsidP="00861BCA">
      <w:pPr>
        <w:tabs>
          <w:tab w:val="center" w:pos="4320"/>
        </w:tabs>
      </w:pPr>
    </w:p>
    <w:p w14:paraId="5CE2CCCC" w14:textId="78562737" w:rsidR="00D52500" w:rsidRPr="00D52500" w:rsidRDefault="00861BCA" w:rsidP="00861BCA">
      <w:pPr>
        <w:tabs>
          <w:tab w:val="center" w:pos="4320"/>
          <w:tab w:val="right" w:pos="9360"/>
        </w:tabs>
        <w:rPr>
          <w:rFonts w:eastAsiaTheme="minorEastAsia"/>
        </w:rPr>
      </w:pPr>
      <w:r>
        <w:rPr>
          <w:rFonts w:eastAsiaTheme="minorEastAsia"/>
        </w:rPr>
        <w:tab/>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w:r w:rsidR="00D92899">
        <w:rPr>
          <w:rFonts w:eastAsiaTheme="minorEastAsia"/>
        </w:rPr>
        <w:tab/>
      </w:r>
      <w:r w:rsidR="00D92899">
        <w:t>(6-1</w:t>
      </w:r>
      <w:r>
        <w:t>4</w:t>
      </w:r>
      <w:r w:rsidR="00D92899">
        <w:t>)</w:t>
      </w:r>
    </w:p>
    <w:p w14:paraId="03225F18" w14:textId="6A8CCD4D" w:rsidR="00D52500" w:rsidRDefault="00F47EE8" w:rsidP="00D35FC7">
      <w:pPr>
        <w:rPr>
          <w:rFonts w:eastAsiaTheme="minorEastAsia"/>
        </w:rPr>
      </w:pPr>
      <w:r>
        <w:rPr>
          <w:rFonts w:eastAsiaTheme="minorEastAsia"/>
        </w:rPr>
        <w:t>where</w:t>
      </w:r>
    </w:p>
    <w:p w14:paraId="13A3B49E" w14:textId="4EE0E03A" w:rsidR="00D52500" w:rsidRDefault="00D52500" w:rsidP="00F47EE8">
      <w:pPr>
        <w:ind w:firstLine="720"/>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F47EE8">
      <w:pPr>
        <w:ind w:firstLine="720"/>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F47EE8">
      <w:pPr>
        <w:ind w:firstLine="720"/>
        <w:rPr>
          <w:rFonts w:eastAsiaTheme="minorEastAsia"/>
        </w:rPr>
      </w:pPr>
      <w:r>
        <w:rPr>
          <w:rFonts w:eastAsiaTheme="minorEastAsia"/>
        </w:rPr>
        <w:t>θ = fractional water content in TPEZ</w:t>
      </w:r>
    </w:p>
    <w:p w14:paraId="2406EC69" w14:textId="459F9936" w:rsidR="00D52500" w:rsidRDefault="00B83793" w:rsidP="00F47EE8">
      <w:pPr>
        <w:ind w:firstLine="720"/>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bookmarkStart w:id="259" w:name="_Toc157062527"/>
      <w:r>
        <w:t>Initial Conditions</w:t>
      </w:r>
      <w:bookmarkEnd w:id="259"/>
    </w:p>
    <w:p w14:paraId="64699671" w14:textId="1437410D" w:rsidR="00585374" w:rsidRDefault="003D1E0B" w:rsidP="003D1E0B">
      <w:r>
        <w:t xml:space="preserve">Equation </w:t>
      </w:r>
      <w:r w:rsidR="00F47EE8">
        <w:t xml:space="preserve">6-14 </w:t>
      </w:r>
      <w:r>
        <w:t>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1FB4B118" w:rsidR="00585374" w:rsidRDefault="00F47EE8" w:rsidP="00F47EE8">
      <w:pPr>
        <w:tabs>
          <w:tab w:val="center" w:pos="4320"/>
          <w:tab w:val="right" w:pos="9360"/>
        </w:tabs>
      </w:pPr>
      <w:r>
        <w:rPr>
          <w:rFonts w:eastAsiaTheme="minorEastAsia"/>
        </w:rPr>
        <w:tab/>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w:r>
        <w:rPr>
          <w:rFonts w:eastAsiaTheme="minorEastAsia"/>
        </w:rPr>
        <w:tab/>
        <w:t>(6-15)</w:t>
      </w:r>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2A7EDA"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2A7EDA"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2A7EDA" w:rsidP="00F47EE8">
      <w:pPr>
        <w:ind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41334738" w14:textId="71FAB537" w:rsidR="003D1E0B" w:rsidRDefault="00C2348E" w:rsidP="00D35FC7">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46B15FEE" w14:textId="2CB0EC3E" w:rsidR="001A1867" w:rsidRDefault="00E10A36" w:rsidP="00C05760">
      <w:pPr>
        <w:pStyle w:val="Heading2"/>
      </w:pPr>
      <w:bookmarkStart w:id="260" w:name="_Toc157062528"/>
      <w:r>
        <w:t xml:space="preserve">Time </w:t>
      </w:r>
      <w:r w:rsidR="00FD454F">
        <w:t>Intervals</w:t>
      </w:r>
      <w:bookmarkEnd w:id="260"/>
    </w:p>
    <w:p w14:paraId="5858FE87" w14:textId="279DE13C" w:rsidR="001A1867" w:rsidRDefault="00E10A36" w:rsidP="00D35FC7">
      <w:r>
        <w:t xml:space="preserve">For numerical purposes, water balances are calculated for each day and the final disposition of the water balance is assigned to the same day as when the water events occur (rain, evaporation, runoff).  In </w:t>
      </w:r>
      <w:r w:rsidR="002A7EDA">
        <w:t>o</w:t>
      </w:r>
      <w:r>
        <w:t>ther words, there is no time lag or assumed duration of events, and the water disposition is constant throughout the day, as would be expected when the time discretization is 1 day.</w:t>
      </w:r>
    </w:p>
    <w:p w14:paraId="75CC3C86" w14:textId="1D14461A" w:rsidR="001A1867" w:rsidRDefault="00A33D0C" w:rsidP="00C05760">
      <w:pPr>
        <w:pStyle w:val="Heading2"/>
      </w:pPr>
      <w:bookmarkStart w:id="261" w:name="_Toc157062529"/>
      <w:r>
        <w:t>Parameterization of TPEZ</w:t>
      </w:r>
      <w:bookmarkEnd w:id="261"/>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Vmin and Vmax are the soil inputs and are averaged over 10 cm of soil </w:t>
      </w:r>
      <w:r w:rsidR="00514A0C">
        <w:t>depth</w:t>
      </w:r>
      <w:r>
        <w:t xml:space="preserve">. </w:t>
      </w:r>
    </w:p>
    <w:p w14:paraId="3FACA57E" w14:textId="5C843D49" w:rsidR="002F26C9" w:rsidRDefault="002F26C9" w:rsidP="00D35FC7">
      <w:r>
        <w:lastRenderedPageBreak/>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44E25796" w14:textId="3A46FFE4" w:rsidR="00173927" w:rsidRDefault="00173927" w:rsidP="00D35FC7"/>
    <w:p w14:paraId="14EF90DE" w14:textId="77777777" w:rsidR="00173927" w:rsidRDefault="00173927" w:rsidP="00D35FC7">
      <w:pPr>
        <w:pStyle w:val="Heading1"/>
      </w:pPr>
      <w:bookmarkStart w:id="262" w:name="_Toc157062530"/>
      <w:r>
        <w:t>Computer Implementation</w:t>
      </w:r>
      <w:bookmarkEnd w:id="262"/>
    </w:p>
    <w:p w14:paraId="6FE03433" w14:textId="34859921" w:rsidR="007F2C3E" w:rsidRDefault="00173927" w:rsidP="00D35FC7">
      <w:r>
        <w:t>PRZM5</w:t>
      </w:r>
      <w:r w:rsidR="007F2C3E">
        <w:t>-VVWM</w:t>
      </w:r>
      <w:r>
        <w:t xml:space="preserve"> is written with the standards of Fortran 20</w:t>
      </w:r>
      <w:r w:rsidR="002A7EDA">
        <w:t>23</w:t>
      </w:r>
      <w:r>
        <w:t xml:space="preserve">. Subroutines </w:t>
      </w:r>
      <w:r w:rsidR="00F47EE8">
        <w:t>are</w:t>
      </w:r>
      <w:r>
        <w:t xml:space="preserve">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263" w:name="_Hlk139282617"/>
      <w:r>
        <w:t xml:space="preserve"> </w:t>
      </w:r>
      <w:r w:rsidRPr="00F64A0C">
        <w:rPr>
          <w:i/>
          <w:iCs/>
        </w:rPr>
        <w:t>input</w:t>
      </w:r>
      <w:r>
        <w:rPr>
          <w:i/>
          <w:iCs/>
        </w:rPr>
        <w:t>-</w:t>
      </w:r>
      <w:r w:rsidRPr="00F64A0C">
        <w:rPr>
          <w:i/>
          <w:iCs/>
        </w:rPr>
        <w:t>filename</w:t>
      </w:r>
      <w:bookmarkEnd w:id="263"/>
    </w:p>
    <w:p w14:paraId="48CE187C" w14:textId="33F6A591" w:rsidR="00F64A0C" w:rsidRDefault="00F64A0C" w:rsidP="00D35FC7"/>
    <w:p w14:paraId="28CF8BE9" w14:textId="23ACD3E1" w:rsidR="00173927" w:rsidRDefault="00173927" w:rsidP="00D35FC7">
      <w:r>
        <w:t xml:space="preserve">Daily output is delivered to </w:t>
      </w:r>
      <w:r w:rsidR="00F47EE8">
        <w:t>text files</w:t>
      </w:r>
      <w:r>
        <w:t>,</w:t>
      </w:r>
      <w:r w:rsidR="00F47EE8">
        <w:t xml:space="preserve"> in which its contents are </w:t>
      </w:r>
      <w:r>
        <w:t>specified by the user in the input file.  A file that records run status and errors is created as</w:t>
      </w:r>
      <w:r w:rsidR="00F47EE8">
        <w:t xml:space="preserve"> run_staus.txt</w:t>
      </w:r>
      <w:r>
        <w:t>.  All files are delivered to the default working directory.</w:t>
      </w:r>
    </w:p>
    <w:p w14:paraId="3D37322D" w14:textId="77777777" w:rsidR="00173927" w:rsidRDefault="00173927" w:rsidP="00D35FC7">
      <w:pPr>
        <w:pStyle w:val="Heading1"/>
      </w:pPr>
      <w:bookmarkStart w:id="264" w:name="_Toc157062531"/>
      <w:r>
        <w:t>References</w:t>
      </w:r>
      <w:bookmarkEnd w:id="264"/>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0E56B03A" w14:textId="77777777" w:rsidR="002E6EAE" w:rsidRDefault="002E6EAE" w:rsidP="00D35FC7"/>
    <w:p w14:paraId="3390D012" w14:textId="2F41AA3B" w:rsidR="002E6EAE" w:rsidRDefault="002E6EAE" w:rsidP="00D35FC7">
      <w:r w:rsidRPr="008B363D">
        <w:t>Banks, R. B., 1975.  Some Features of Wind Action on Shallow Lakes</w:t>
      </w:r>
      <w:r w:rsidRPr="008B363D">
        <w:rPr>
          <w:i/>
        </w:rPr>
        <w:t>. Journal of the Environmental Engineering Division., ASCE</w:t>
      </w:r>
      <w:r w:rsidRPr="008B363D">
        <w:t>. 101(EE5), 813-827.</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26C48B78" w14:textId="502CB5FE" w:rsidR="002E6EAE" w:rsidRDefault="002E6EAE"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431CD44A" w14:textId="77777777" w:rsidR="002E6EAE" w:rsidRDefault="002E6EAE" w:rsidP="00D35FC7"/>
    <w:p w14:paraId="6BC32030" w14:textId="77777777" w:rsidR="002E6EAE" w:rsidRPr="008B363D" w:rsidRDefault="002E6EAE" w:rsidP="002E6EAE">
      <w:r w:rsidRPr="008B363D">
        <w:t>Burns, L.A., Cline, D.M., and Lassiter, R.P., 1982. Exposure Analysis Modeling System (EXAMS): User Manual and System Documentation.  EPA-600/3-82-023, U.S. EPA.</w:t>
      </w:r>
    </w:p>
    <w:p w14:paraId="37B6B265" w14:textId="77777777" w:rsidR="002E6EAE" w:rsidRPr="008B363D" w:rsidRDefault="002E6EAE" w:rsidP="002E6EAE"/>
    <w:p w14:paraId="246DC83B" w14:textId="76E6A853" w:rsidR="002E6EAE" w:rsidRDefault="002E6EAE" w:rsidP="002E6EAE">
      <w:r w:rsidRPr="008B363D">
        <w:t>Burns, L.A., 1997. Exposure Analysis Modeling System (EXAMS II) Users Guide to Version 2.97.5, EPA/600R-97/047, U.S. EPA</w:t>
      </w:r>
    </w:p>
    <w:p w14:paraId="475529B7" w14:textId="77777777" w:rsidR="002E6EAE" w:rsidRDefault="002E6EAE" w:rsidP="00D35FC7"/>
    <w:p w14:paraId="4F73418B" w14:textId="77777777" w:rsidR="00173927" w:rsidRPr="00773C14" w:rsidRDefault="00173927" w:rsidP="00D35FC7">
      <w:r w:rsidRPr="00773C14">
        <w:lastRenderedPageBreak/>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74F9168E" w14:textId="51137D91" w:rsidR="002E6EAE" w:rsidRDefault="002E6EAE" w:rsidP="00D35FC7">
      <w:r w:rsidRPr="008B363D">
        <w:t>Carsel, R., J. Imhoff, P. Hummel, J. Cheplick, and A. Donigan, 1997.  PRZM 3.1 User’s Manual, National Exposure Research Lab, Office of Research and Development, U.S. Environmental Protection Agency, Athens, Georgia.</w:t>
      </w:r>
    </w:p>
    <w:p w14:paraId="31A0633C" w14:textId="77777777" w:rsidR="002E6EAE" w:rsidRDefault="002E6EAE" w:rsidP="00D35FC7"/>
    <w:p w14:paraId="519B94FB" w14:textId="77777777" w:rsidR="00173927" w:rsidRDefault="00173927" w:rsidP="00D35FC7">
      <w:r>
        <w:t>Collins, W.D., 1925. Temperature of water available for industrial use in the United States: U.S. Geol. Survey Water-Supply, Paper 520-F, p. 97-104.</w:t>
      </w:r>
    </w:p>
    <w:p w14:paraId="0B69DF02" w14:textId="77777777" w:rsidR="002E6EAE" w:rsidRDefault="002E6EAE" w:rsidP="00D35FC7"/>
    <w:p w14:paraId="5EE6C42C" w14:textId="5600ADC4" w:rsidR="002E6EAE" w:rsidRDefault="002E6EAE" w:rsidP="00D35FC7">
      <w:r w:rsidRPr="008B363D">
        <w:t xml:space="preserve">Cusler, E.L., 1984. </w:t>
      </w:r>
      <w:r w:rsidRPr="008B363D">
        <w:rPr>
          <w:i/>
          <w:iCs/>
        </w:rPr>
        <w:t>Diffusion: Mass Transfer in Fluid Systems</w:t>
      </w:r>
      <w:r w:rsidRPr="008B363D">
        <w:t>, Cambridge University Press, New York</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09BA1E15" w:rsidR="00173927" w:rsidRDefault="00173927" w:rsidP="00D35FC7"/>
    <w:p w14:paraId="4420AFE5" w14:textId="72AFA1B1" w:rsidR="00B210B1" w:rsidRDefault="00B210B1" w:rsidP="00D35FC7">
      <w:r>
        <w:t xml:space="preserve">Eagleman, J.R. 1967.  Pan Evaporation, Potential, and Actual Evaporation, </w:t>
      </w:r>
      <w:r w:rsidRPr="00B210B1">
        <w:rPr>
          <w:i/>
          <w:iCs/>
        </w:rPr>
        <w:t>Journal of Applied Meteorology</w:t>
      </w:r>
      <w:r>
        <w:t>, 6, 482-488</w:t>
      </w:r>
    </w:p>
    <w:p w14:paraId="56DB08BF" w14:textId="77777777" w:rsidR="00B210B1" w:rsidRDefault="00B210B1"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674B7C1F" w:rsidR="00173927" w:rsidRDefault="00173927" w:rsidP="00D35FC7">
      <w:r>
        <w:t xml:space="preserve">Knisel, W. G., R. A. Leonard, and F. M. Davis, 1994. GLEAMS: Version 2.10 -- Part I: Nutrient Component Documentation. U.S. Department of Agriculture, Agricultural Research Service, Tifton, Georgia, USA, </w:t>
      </w:r>
      <w:hyperlink r:id="rId116" w:history="1">
        <w:r w:rsidR="002E6EAE" w:rsidRPr="00CE1353">
          <w:rPr>
            <w:rStyle w:val="Hyperlink"/>
          </w:rPr>
          <w:t>http://www.tifton.uga.edu/sewrl/Gleams/glmspub.htm</w:t>
        </w:r>
      </w:hyperlink>
    </w:p>
    <w:p w14:paraId="45789A91" w14:textId="77777777" w:rsidR="002E6EAE" w:rsidRDefault="002E6EAE" w:rsidP="00D35FC7"/>
    <w:p w14:paraId="2528A379" w14:textId="1F5D11C7" w:rsidR="002E6EAE" w:rsidRDefault="002E6EAE" w:rsidP="00D35FC7">
      <w:r w:rsidRPr="008B363D">
        <w:t xml:space="preserve">Liss, P.S., 1973. Processes of Gas Exchange Across an Air-Water Interface.  </w:t>
      </w:r>
      <w:r w:rsidRPr="008B363D">
        <w:rPr>
          <w:i/>
        </w:rPr>
        <w:t>Deep Sea Research</w:t>
      </w:r>
      <w:r w:rsidRPr="008B363D">
        <w:t>, 20(3), 221-238.</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B319196" w14:textId="77777777" w:rsidR="002E6EAE" w:rsidRPr="008B363D" w:rsidRDefault="002E6EAE" w:rsidP="002E6EAE"/>
    <w:p w14:paraId="66EF0F01" w14:textId="67AB078C" w:rsidR="00173927" w:rsidRDefault="002E6EAE" w:rsidP="002E6EAE">
      <w:r w:rsidRPr="008B363D">
        <w:t xml:space="preserve">Shwarzenbach, R.P., Gschwend, P.M., and Dieter, D.M., 1993. </w:t>
      </w:r>
      <w:r w:rsidRPr="008B363D">
        <w:rPr>
          <w:i/>
          <w:iCs/>
        </w:rPr>
        <w:t>Environmental Organic Chemistry</w:t>
      </w:r>
      <w:r w:rsidRPr="008B363D">
        <w:t>, John Wiley &amp; Sons, New York.</w:t>
      </w:r>
    </w:p>
    <w:p w14:paraId="63596E47" w14:textId="77777777" w:rsidR="002E6EAE" w:rsidRDefault="002E6EAE" w:rsidP="002E6EAE"/>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lastRenderedPageBreak/>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3F610841" w14:textId="570D3590" w:rsidR="008B363D" w:rsidRPr="008B363D" w:rsidRDefault="008B363D" w:rsidP="002E6EAE">
      <w:pPr>
        <w:pStyle w:val="Heading1"/>
        <w:numPr>
          <w:ilvl w:val="0"/>
          <w:numId w:val="0"/>
        </w:numPr>
      </w:pPr>
    </w:p>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lastRenderedPageBreak/>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p w14:paraId="4C442F67" w14:textId="77777777" w:rsidR="003C2BF7" w:rsidRDefault="003C2BF7" w:rsidP="002A1CC0">
      <w:bookmarkStart w:id="265" w:name="_Hlk180500464"/>
    </w:p>
    <w:p w14:paraId="71C81220" w14:textId="0477CCC6" w:rsidR="003C2BF7" w:rsidRDefault="003C2BF7" w:rsidP="002A1CC0">
      <w:pPr>
        <w:rPr>
          <w:b/>
          <w:bCs/>
          <w:color w:val="4F81BD" w:themeColor="accent1"/>
          <w:sz w:val="28"/>
          <w:szCs w:val="28"/>
        </w:rPr>
      </w:pPr>
      <w:r w:rsidRPr="00A33D0C">
        <w:rPr>
          <w:b/>
          <w:bCs/>
          <w:color w:val="4F81BD" w:themeColor="accent1"/>
          <w:sz w:val="28"/>
          <w:szCs w:val="28"/>
        </w:rPr>
        <w:t xml:space="preserve">Appendix </w:t>
      </w:r>
      <w:r>
        <w:rPr>
          <w:b/>
          <w:bCs/>
          <w:color w:val="4F81BD" w:themeColor="accent1"/>
          <w:sz w:val="28"/>
          <w:szCs w:val="28"/>
        </w:rPr>
        <w:t xml:space="preserve">B. Description of Columns </w:t>
      </w:r>
      <w:r w:rsidR="00BC6E55">
        <w:rPr>
          <w:b/>
          <w:bCs/>
          <w:color w:val="4F81BD" w:themeColor="accent1"/>
          <w:sz w:val="28"/>
          <w:szCs w:val="28"/>
        </w:rPr>
        <w:t>in Summary</w:t>
      </w:r>
      <w:r>
        <w:rPr>
          <w:b/>
          <w:bCs/>
          <w:color w:val="4F81BD" w:themeColor="accent1"/>
          <w:sz w:val="28"/>
          <w:szCs w:val="28"/>
        </w:rPr>
        <w:t xml:space="preserve"> Output File</w:t>
      </w:r>
    </w:p>
    <w:p w14:paraId="5A015B87" w14:textId="6C11CCEE" w:rsidR="003C2BF7" w:rsidRDefault="003C2BF7" w:rsidP="002A1CC0">
      <w:r>
        <w:t xml:space="preserve">The content of the summary output file mentioned in Section 5.4.5 is described more fully here.  PWC3 generates this file at the end of a run and will name it </w:t>
      </w:r>
      <w:r w:rsidR="00ED69A7">
        <w:t xml:space="preserve">with </w:t>
      </w:r>
      <w:r w:rsidR="00A6628B">
        <w:t xml:space="preserve">this text </w:t>
      </w:r>
      <w:r w:rsidR="00A6628B">
        <w:rPr>
          <w:i/>
          <w:iCs/>
        </w:rPr>
        <w:t>“</w:t>
      </w:r>
      <w:r w:rsidRPr="00A6628B">
        <w:rPr>
          <w:i/>
          <w:iCs/>
        </w:rPr>
        <w:t>_summary.txt”</w:t>
      </w:r>
      <w:r>
        <w:t xml:space="preserve"> appended. The first line in the file gives a “Benthic Conversion Factor” which is a factor that will the convert pore water concentrations given in this file into a bulk concentration.  Some toxicology studies are reported with bulk </w:t>
      </w:r>
      <w:r w:rsidR="00ED69A7">
        <w:t>concentration,</w:t>
      </w:r>
      <w:r>
        <w:t xml:space="preserve"> so this factor </w:t>
      </w:r>
      <w:r w:rsidR="00ED69A7">
        <w:t>allows users to make an easy conversion if needed. The second line gives the organic carbon content of the benthic region in the water body. Some toxicologists like to compare organic carbon concentrations rather than the pore water concentrations</w:t>
      </w:r>
      <w:r w:rsidR="00A6628B">
        <w:t>,</w:t>
      </w:r>
      <w:r w:rsidR="00ED69A7">
        <w:t xml:space="preserve"> and this value will allow them to convert pore water concentrations to concentrations in terms of carbon. Because the benthic system is at equilibrium</w:t>
      </w:r>
      <w:r w:rsidR="00A6628B">
        <w:t>,</w:t>
      </w:r>
      <w:r w:rsidR="00ED69A7">
        <w:t xml:space="preserve"> it makes no difference which medium is chosen for toxicology comparisons. Choose which ever is most convenient.</w:t>
      </w:r>
    </w:p>
    <w:p w14:paraId="3D6D1F10" w14:textId="1F748883" w:rsidR="00ED69A7" w:rsidRDefault="00ED69A7" w:rsidP="002A1CC0"/>
    <w:p w14:paraId="4EF425CC" w14:textId="0DA6198A" w:rsidR="00ED69A7" w:rsidRDefault="00ED69A7" w:rsidP="002A1CC0">
      <w:r>
        <w:t>The third line denotes the beginning of the summary of the model runs. Runs are summarized in a table with the first row being a header and subsequent rows summarizing each run.  The column</w:t>
      </w:r>
      <w:r w:rsidR="00A6628B">
        <w:t>s</w:t>
      </w:r>
      <w:r>
        <w:t xml:space="preserve"> are described as follows:</w:t>
      </w:r>
    </w:p>
    <w:p w14:paraId="75AD5F4E" w14:textId="77777777" w:rsidR="00280614" w:rsidRDefault="00280614" w:rsidP="002A1CC0"/>
    <w:p w14:paraId="4AEE17CA" w14:textId="440231C6" w:rsidR="00280614" w:rsidRDefault="00280614" w:rsidP="002A1CC0">
      <w:r>
        <w:t xml:space="preserve">Run Information:  description of the run, including the scenario ID, the waterbody </w:t>
      </w:r>
      <w:r w:rsidR="008B4B19">
        <w:t>description,</w:t>
      </w:r>
      <w:r>
        <w:t xml:space="preserve"> and the application window index.</w:t>
      </w:r>
    </w:p>
    <w:p w14:paraId="262D83E8" w14:textId="77777777" w:rsidR="00280614" w:rsidRDefault="00280614" w:rsidP="002A1CC0"/>
    <w:p w14:paraId="7A101045" w14:textId="67F48392" w:rsidR="00ED69A7" w:rsidRDefault="00280614" w:rsidP="002A1CC0">
      <w:r>
        <w:t>1-d avg: the 1-in-10 year high concentration for the 1-day average</w:t>
      </w:r>
      <w:bookmarkStart w:id="266" w:name="_Hlk180498857"/>
      <w:r>
        <w:t xml:space="preserve"> in the water column</w:t>
      </w:r>
      <w:bookmarkEnd w:id="266"/>
    </w:p>
    <w:p w14:paraId="71EF12B4" w14:textId="34C15E78" w:rsidR="00ED69A7" w:rsidRDefault="00280614" w:rsidP="002A1CC0">
      <w:r>
        <w:t>365-d avg: the 1-in-10 year high concentration for the 365-day average in the water column</w:t>
      </w:r>
    </w:p>
    <w:p w14:paraId="4895FE60" w14:textId="7EEAF371" w:rsidR="00ED69A7" w:rsidRDefault="00280614" w:rsidP="002A1CC0">
      <w:r>
        <w:t>Total avg: the average concentration for the entire simulation in the water column</w:t>
      </w:r>
    </w:p>
    <w:p w14:paraId="4D17D15C" w14:textId="168A2D0A" w:rsidR="00280614" w:rsidRDefault="00280614" w:rsidP="002A1CC0">
      <w:r>
        <w:t>4-d avg: the 1-in-10 year high concentration for the 4day average in the water column</w:t>
      </w:r>
    </w:p>
    <w:p w14:paraId="76EFE9BD" w14:textId="4DEE9D31" w:rsidR="00280614" w:rsidRDefault="00280614" w:rsidP="002A1CC0">
      <w:r>
        <w:t>21-d avg: the 1-in-10 year high concentration for the 21-day average in the water column</w:t>
      </w:r>
    </w:p>
    <w:p w14:paraId="70FF6ACA" w14:textId="110F867F" w:rsidR="00280614" w:rsidRDefault="00280614" w:rsidP="002A1CC0">
      <w:r>
        <w:t>60-d avg: the 1-in-10 year high concentration for the 60-day average in the water column</w:t>
      </w:r>
    </w:p>
    <w:p w14:paraId="721A1DEF" w14:textId="77777777" w:rsidR="00280614" w:rsidRDefault="00280614" w:rsidP="002A1CC0"/>
    <w:p w14:paraId="4402ACF7" w14:textId="21D75D41" w:rsidR="00280614" w:rsidRDefault="00280614" w:rsidP="002A1CC0">
      <w:r>
        <w:t>B 1-d avg: the 1-in-10 year high concentration for the 1-day average in the benthic region</w:t>
      </w:r>
    </w:p>
    <w:p w14:paraId="1762195C" w14:textId="708377DA" w:rsidR="00280614" w:rsidRDefault="00280614" w:rsidP="002A1CC0">
      <w:r>
        <w:t>B 21-d avg: the 1-in-10 year high concentration for the 21-day average in the benthic region</w:t>
      </w:r>
    </w:p>
    <w:p w14:paraId="3C940676" w14:textId="77777777" w:rsidR="00280614" w:rsidRDefault="00280614" w:rsidP="002A1CC0"/>
    <w:p w14:paraId="50218EE8" w14:textId="36B36DF9" w:rsidR="00280614" w:rsidRDefault="00280614" w:rsidP="002A1CC0">
      <w:r>
        <w:t>Off-Field</w:t>
      </w:r>
      <w:r w:rsidR="00584AC2">
        <w:t xml:space="preserve">: </w:t>
      </w:r>
      <w:r>
        <w:t>the fraction of applied pesticide that left the field by runoff, leaching, and drift</w:t>
      </w:r>
    </w:p>
    <w:p w14:paraId="397B9E6E" w14:textId="0DB06F59" w:rsidR="00280614" w:rsidRDefault="00280614" w:rsidP="002A1CC0">
      <w:r>
        <w:t>Runoff Frac</w:t>
      </w:r>
      <w:r w:rsidR="00584AC2">
        <w:t xml:space="preserve">: </w:t>
      </w:r>
      <w:r>
        <w:t>the fraction of the Off Field due to runoff</w:t>
      </w:r>
    </w:p>
    <w:p w14:paraId="0A1983FB" w14:textId="57A0C6A1" w:rsidR="00280614" w:rsidRDefault="00280614" w:rsidP="002A1CC0">
      <w:r>
        <w:t>Erosn Frac</w:t>
      </w:r>
      <w:r w:rsidR="00584AC2">
        <w:t xml:space="preserve">: </w:t>
      </w:r>
      <w:r>
        <w:t xml:space="preserve">the fraction of the Off Field due to </w:t>
      </w:r>
      <w:r w:rsidR="00584AC2">
        <w:t>erosion</w:t>
      </w:r>
    </w:p>
    <w:p w14:paraId="7AC5B5A9" w14:textId="25251124" w:rsidR="00584AC2" w:rsidRDefault="00584AC2" w:rsidP="002A1CC0">
      <w:r>
        <w:t>Drift Frac : the fraction of the Off Field due to drift</w:t>
      </w:r>
    </w:p>
    <w:p w14:paraId="58D4D445" w14:textId="77777777" w:rsidR="00584AC2" w:rsidRDefault="00584AC2" w:rsidP="002A1CC0"/>
    <w:p w14:paraId="7387C9D7" w14:textId="14229AAF" w:rsidR="00584AC2" w:rsidRDefault="00584AC2" w:rsidP="002A1CC0">
      <w:r>
        <w:t>Note: Runff Frac + Erosn Frac + Drift Frac = 1</w:t>
      </w:r>
    </w:p>
    <w:p w14:paraId="038DC13F" w14:textId="77777777" w:rsidR="00584AC2" w:rsidRDefault="00584AC2" w:rsidP="002A1CC0"/>
    <w:p w14:paraId="2DFF2AAC" w14:textId="7A0BDF41" w:rsidR="00584AC2" w:rsidRDefault="00584AC2" w:rsidP="002A1CC0">
      <w:r>
        <w:t xml:space="preserve">col washout: </w:t>
      </w:r>
      <w:bookmarkStart w:id="267" w:name="_Hlk180499571"/>
      <w:r>
        <w:t xml:space="preserve">effective washout halflife in the waterbody, averaged over the entire simulation. </w:t>
      </w:r>
      <w:bookmarkEnd w:id="267"/>
      <w:r>
        <w:t>Washout is the removal of solute by flow out of the waterbody.</w:t>
      </w:r>
    </w:p>
    <w:p w14:paraId="7ADCEF1C" w14:textId="77214291" w:rsidR="00584AC2" w:rsidRDefault="00584AC2" w:rsidP="002A1CC0">
      <w:r>
        <w:lastRenderedPageBreak/>
        <w:t>col metab:</w:t>
      </w:r>
      <w:r w:rsidRPr="00584AC2">
        <w:t xml:space="preserve"> </w:t>
      </w:r>
      <w:r>
        <w:t>effective metabolism halflife in the waterbody, averaged over the entire simulation. Note that metabolism may change day to day due to temperature</w:t>
      </w:r>
    </w:p>
    <w:p w14:paraId="549F120F" w14:textId="27BE5D53" w:rsidR="00584AC2" w:rsidRDefault="00584AC2" w:rsidP="002A1CC0">
      <w:r w:rsidRPr="00584AC2">
        <w:t>col hydro</w:t>
      </w:r>
      <w:r>
        <w:t>:</w:t>
      </w:r>
      <w:r w:rsidRPr="00584AC2">
        <w:t xml:space="preserve"> </w:t>
      </w:r>
      <w:r>
        <w:t xml:space="preserve">effective hydrolysis halflife in the waterbody, averaged over the entire simulation. </w:t>
      </w:r>
    </w:p>
    <w:p w14:paraId="7B344E2A" w14:textId="01D12604" w:rsidR="00584AC2" w:rsidRDefault="00584AC2" w:rsidP="002A1CC0">
      <w:r w:rsidRPr="00584AC2">
        <w:t>col photo</w:t>
      </w:r>
      <w:r>
        <w:t>:</w:t>
      </w:r>
      <w:r w:rsidRPr="00584AC2">
        <w:t xml:space="preserve">  </w:t>
      </w:r>
      <w:r>
        <w:t>effective photolysis halflife in the waterbody, averaged over the entire simulation. Note that photolysis may change day to day due to temperature and depth</w:t>
      </w:r>
    </w:p>
    <w:p w14:paraId="5AA7B514" w14:textId="38A1DE42" w:rsidR="00584AC2" w:rsidRDefault="00584AC2" w:rsidP="002A1CC0">
      <w:r w:rsidRPr="00584AC2">
        <w:t>col volat</w:t>
      </w:r>
      <w:r>
        <w:t>:</w:t>
      </w:r>
      <w:r w:rsidRPr="00584AC2">
        <w:t xml:space="preserve">  </w:t>
      </w:r>
      <w:r>
        <w:t>effective volatilization halflife in the waterbody, averaged over the entire simulation. Note that volatilization may change day to day due to temperature and depth</w:t>
      </w:r>
    </w:p>
    <w:p w14:paraId="53CCAA2D" w14:textId="2E41AE38" w:rsidR="00584AC2" w:rsidRDefault="00584AC2" w:rsidP="002A1CC0">
      <w:r w:rsidRPr="00584AC2">
        <w:t>col total</w:t>
      </w:r>
      <w:r>
        <w:t>:</w:t>
      </w:r>
      <w:r w:rsidRPr="00584AC2">
        <w:t xml:space="preserve"> </w:t>
      </w:r>
      <w:r>
        <w:t>effective overa</w:t>
      </w:r>
      <w:r w:rsidR="00BC6E55">
        <w:t>l</w:t>
      </w:r>
      <w:r>
        <w:t xml:space="preserve">l halflife in the waterbody, averaged over the entire simulation. </w:t>
      </w:r>
    </w:p>
    <w:p w14:paraId="18540E50" w14:textId="043917B8" w:rsidR="00584AC2" w:rsidRDefault="00584AC2" w:rsidP="002A1CC0">
      <w:r w:rsidRPr="00584AC2">
        <w:t>ben sed rem</w:t>
      </w:r>
      <w:r>
        <w:t>:</w:t>
      </w:r>
      <w:r w:rsidRPr="00584AC2">
        <w:t xml:space="preserve">  </w:t>
      </w:r>
      <w:r>
        <w:t xml:space="preserve">effective </w:t>
      </w:r>
      <w:r w:rsidR="00BC6E55">
        <w:t>solute washout halflife due to sediment removal in the benthic region</w:t>
      </w:r>
      <w:r>
        <w:t xml:space="preserve">, averaged over the entire simulation. </w:t>
      </w:r>
    </w:p>
    <w:p w14:paraId="3BF53B1C" w14:textId="278033E4" w:rsidR="00584AC2" w:rsidRDefault="00584AC2" w:rsidP="002A1CC0">
      <w:r w:rsidRPr="00584AC2">
        <w:t>ben metab</w:t>
      </w:r>
      <w:r>
        <w:t>:</w:t>
      </w:r>
      <w:r w:rsidRPr="00584AC2">
        <w:t xml:space="preserve">  </w:t>
      </w:r>
      <w:r w:rsidR="00BC6E55">
        <w:t>effective metabolism halflife in the benthic region, averaged over the entire simulation.</w:t>
      </w:r>
    </w:p>
    <w:p w14:paraId="1C747B86" w14:textId="1E9FB2D2" w:rsidR="00584AC2" w:rsidRDefault="00584AC2" w:rsidP="002A1CC0">
      <w:r w:rsidRPr="00584AC2">
        <w:t>ben hydro</w:t>
      </w:r>
      <w:r>
        <w:t>:</w:t>
      </w:r>
      <w:r w:rsidRPr="00584AC2">
        <w:t xml:space="preserve"> </w:t>
      </w:r>
      <w:r w:rsidR="00BC6E55">
        <w:t>effective hydrolysis halflife in the benthic region, averaged over the entire simulation.</w:t>
      </w:r>
    </w:p>
    <w:p w14:paraId="760BCED1" w14:textId="047421FE" w:rsidR="00BC6E55" w:rsidRDefault="00584AC2" w:rsidP="00BC6E55">
      <w:r w:rsidRPr="00584AC2">
        <w:t>ben total</w:t>
      </w:r>
      <w:r>
        <w:t>:</w:t>
      </w:r>
      <w:r w:rsidRPr="00584AC2">
        <w:t xml:space="preserve">  </w:t>
      </w:r>
      <w:r w:rsidR="00BC6E55">
        <w:t xml:space="preserve">effective overalkl halflife in the benthic region, averaged over the entire simulation. </w:t>
      </w:r>
    </w:p>
    <w:p w14:paraId="716D2E7D" w14:textId="3E0A171F" w:rsidR="00584AC2" w:rsidRDefault="00584AC2" w:rsidP="002A1CC0">
      <w:r w:rsidRPr="00584AC2">
        <w:t xml:space="preserve">   </w:t>
      </w:r>
    </w:p>
    <w:p w14:paraId="27EB5C79" w14:textId="529A6F61" w:rsidR="00584AC2" w:rsidRDefault="00584AC2" w:rsidP="002A1CC0">
      <w:r w:rsidRPr="00584AC2">
        <w:t>gw_peak</w:t>
      </w:r>
      <w:r>
        <w:t>:</w:t>
      </w:r>
      <w:r w:rsidRPr="00584AC2">
        <w:t xml:space="preserve">  </w:t>
      </w:r>
      <w:r w:rsidR="00BC6E55">
        <w:t>highest concentration in the pore water of the lowest layer for the entire simulation</w:t>
      </w:r>
    </w:p>
    <w:p w14:paraId="4A271428" w14:textId="15A489BD" w:rsidR="00584AC2" w:rsidRDefault="00584AC2" w:rsidP="002A1CC0">
      <w:r w:rsidRPr="00584AC2">
        <w:t>post_bt_avg</w:t>
      </w:r>
      <w:r w:rsidR="00BC6E55">
        <w:t>:</w:t>
      </w:r>
      <w:r w:rsidRPr="00584AC2">
        <w:t xml:space="preserve">  </w:t>
      </w:r>
      <w:r w:rsidR="00BC6E55">
        <w:t>the average concentration after breakthrough occurs (as defined by NAFTA groundwater)</w:t>
      </w:r>
    </w:p>
    <w:p w14:paraId="3BA717FC" w14:textId="331FFFB2" w:rsidR="00584AC2" w:rsidRDefault="00584AC2" w:rsidP="002A1CC0">
      <w:r w:rsidRPr="00584AC2">
        <w:t>throughput</w:t>
      </w:r>
      <w:r>
        <w:t>:</w:t>
      </w:r>
      <w:r w:rsidRPr="00584AC2">
        <w:t xml:space="preserve">   </w:t>
      </w:r>
      <w:r w:rsidR="00BC6E55">
        <w:t xml:space="preserve">As defined by NAFTA groundwater, this is an indicator to determine if the simulation ran long enough to produce useable groundwater results. Throughputs well over 1 will assure that the simulation has reached a dynamic steady state and that concentrations will not steadily rise thereafter, </w:t>
      </w:r>
    </w:p>
    <w:p w14:paraId="32F6981F" w14:textId="1B791D17" w:rsidR="00584AC2" w:rsidRDefault="00584AC2" w:rsidP="002A1CC0">
      <w:r w:rsidRPr="00584AC2">
        <w:t>sim_avg_gw</w:t>
      </w:r>
      <w:r>
        <w:t>:</w:t>
      </w:r>
      <w:r w:rsidR="00BC6E55">
        <w:t xml:space="preserve"> the average concentration in groundwater for the entire simulation, including the time before the solute arrive in the aquifer.</w:t>
      </w:r>
      <w:bookmarkEnd w:id="265"/>
    </w:p>
    <w:p w14:paraId="725F8995" w14:textId="31D590FF" w:rsidR="00A25905" w:rsidRDefault="00A25905" w:rsidP="002A1CC0">
      <w:r w:rsidRPr="00A25905">
        <w:t>Waterbody (lb/A)</w:t>
      </w:r>
      <w:r>
        <w:t>:</w:t>
      </w:r>
      <w:r w:rsidRPr="00A25905">
        <w:t xml:space="preserve"> </w:t>
      </w:r>
      <w:r>
        <w:t>the 1-in-10 year value (daily average) for the total mass in the waterbody including both water column and benthic region, given in pounds per acre</w:t>
      </w:r>
    </w:p>
    <w:p w14:paraId="2FEA432C" w14:textId="77777777" w:rsidR="008A5DCE" w:rsidRDefault="008A5DCE" w:rsidP="002A1CC0"/>
    <w:p w14:paraId="74EB2069" w14:textId="77777777" w:rsidR="00A25905" w:rsidRDefault="00A25905"/>
    <w:sectPr w:rsidR="00A25905" w:rsidSect="00A3000E">
      <w:footerReference w:type="default" r:id="rId117"/>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D8E885" w14:textId="77777777" w:rsidR="002C5AE2" w:rsidRDefault="002C5AE2" w:rsidP="00D35FC7">
      <w:r>
        <w:separator/>
      </w:r>
    </w:p>
  </w:endnote>
  <w:endnote w:type="continuationSeparator" w:id="0">
    <w:p w14:paraId="6772D506" w14:textId="77777777" w:rsidR="002C5AE2" w:rsidRDefault="002C5AE2" w:rsidP="00D35FC7">
      <w:r>
        <w:continuationSeparator/>
      </w:r>
    </w:p>
  </w:endnote>
  <w:endnote w:type="continuationNotice" w:id="1">
    <w:p w14:paraId="66975BBC" w14:textId="77777777" w:rsidR="002C5AE2" w:rsidRDefault="002C5AE2"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rotesque">
    <w:charset w:val="00"/>
    <w:family w:val="swiss"/>
    <w:pitch w:val="variable"/>
    <w:sig w:usb0="80000003" w:usb1="00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A8692" w14:textId="77777777" w:rsidR="002C5AE2" w:rsidRDefault="002C5AE2" w:rsidP="00D35FC7">
      <w:r>
        <w:separator/>
      </w:r>
    </w:p>
  </w:footnote>
  <w:footnote w:type="continuationSeparator" w:id="0">
    <w:p w14:paraId="698F0B00" w14:textId="77777777" w:rsidR="002C5AE2" w:rsidRDefault="002C5AE2" w:rsidP="00D35FC7">
      <w:r>
        <w:continuationSeparator/>
      </w:r>
    </w:p>
  </w:footnote>
  <w:footnote w:type="continuationNotice" w:id="1">
    <w:p w14:paraId="08F81C38" w14:textId="77777777" w:rsidR="002C5AE2" w:rsidRDefault="002C5AE2" w:rsidP="00D35F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1D24C7C"/>
    <w:multiLevelType w:val="hybridMultilevel"/>
    <w:tmpl w:val="BCE2E4DA"/>
    <w:lvl w:ilvl="0" w:tplc="88B03766">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9"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8"/>
  </w:num>
  <w:num w:numId="3" w16cid:durableId="281494929">
    <w:abstractNumId w:val="18"/>
  </w:num>
  <w:num w:numId="4" w16cid:durableId="1208179797">
    <w:abstractNumId w:val="18"/>
  </w:num>
  <w:num w:numId="5" w16cid:durableId="577638399">
    <w:abstractNumId w:val="18"/>
  </w:num>
  <w:num w:numId="6" w16cid:durableId="2014991502">
    <w:abstractNumId w:val="18"/>
  </w:num>
  <w:num w:numId="7" w16cid:durableId="883490944">
    <w:abstractNumId w:val="18"/>
  </w:num>
  <w:num w:numId="8" w16cid:durableId="216599147">
    <w:abstractNumId w:val="18"/>
  </w:num>
  <w:num w:numId="9" w16cid:durableId="329337347">
    <w:abstractNumId w:val="18"/>
  </w:num>
  <w:num w:numId="10" w16cid:durableId="897327063">
    <w:abstractNumId w:val="18"/>
  </w:num>
  <w:num w:numId="11" w16cid:durableId="1391539885">
    <w:abstractNumId w:val="2"/>
  </w:num>
  <w:num w:numId="12" w16cid:durableId="106127032">
    <w:abstractNumId w:val="8"/>
  </w:num>
  <w:num w:numId="13" w16cid:durableId="585041592">
    <w:abstractNumId w:val="12"/>
  </w:num>
  <w:num w:numId="14" w16cid:durableId="702176731">
    <w:abstractNumId w:val="11"/>
  </w:num>
  <w:num w:numId="15" w16cid:durableId="1440106733">
    <w:abstractNumId w:val="20"/>
  </w:num>
  <w:num w:numId="16" w16cid:durableId="1426027455">
    <w:abstractNumId w:val="14"/>
  </w:num>
  <w:num w:numId="17" w16cid:durableId="1755855350">
    <w:abstractNumId w:val="7"/>
  </w:num>
  <w:num w:numId="18" w16cid:durableId="122966094">
    <w:abstractNumId w:val="22"/>
  </w:num>
  <w:num w:numId="19" w16cid:durableId="680549022">
    <w:abstractNumId w:val="24"/>
  </w:num>
  <w:num w:numId="20" w16cid:durableId="2113477100">
    <w:abstractNumId w:val="15"/>
  </w:num>
  <w:num w:numId="21" w16cid:durableId="1998533799">
    <w:abstractNumId w:val="16"/>
  </w:num>
  <w:num w:numId="22" w16cid:durableId="1511523715">
    <w:abstractNumId w:val="9"/>
  </w:num>
  <w:num w:numId="23" w16cid:durableId="717166810">
    <w:abstractNumId w:val="6"/>
  </w:num>
  <w:num w:numId="24" w16cid:durableId="2036612389">
    <w:abstractNumId w:val="19"/>
  </w:num>
  <w:num w:numId="25" w16cid:durableId="1118186628">
    <w:abstractNumId w:val="17"/>
  </w:num>
  <w:num w:numId="26" w16cid:durableId="729429342">
    <w:abstractNumId w:val="26"/>
  </w:num>
  <w:num w:numId="27" w16cid:durableId="873270401">
    <w:abstractNumId w:val="3"/>
  </w:num>
  <w:num w:numId="28" w16cid:durableId="2136752612">
    <w:abstractNumId w:val="21"/>
  </w:num>
  <w:num w:numId="29" w16cid:durableId="966198454">
    <w:abstractNumId w:val="13"/>
  </w:num>
  <w:num w:numId="30" w16cid:durableId="315687833">
    <w:abstractNumId w:val="23"/>
  </w:num>
  <w:num w:numId="31" w16cid:durableId="501970252">
    <w:abstractNumId w:val="1"/>
  </w:num>
  <w:num w:numId="32" w16cid:durableId="1279409185">
    <w:abstractNumId w:val="4"/>
  </w:num>
  <w:num w:numId="33" w16cid:durableId="580406144">
    <w:abstractNumId w:val="10"/>
  </w:num>
  <w:num w:numId="34" w16cid:durableId="630286098">
    <w:abstractNumId w:val="27"/>
  </w:num>
  <w:num w:numId="35" w16cid:durableId="824474593">
    <w:abstractNumId w:val="25"/>
  </w:num>
  <w:num w:numId="36" w16cid:durableId="155300720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644645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0578"/>
    <w:rsid w:val="000019D5"/>
    <w:rsid w:val="00003B5F"/>
    <w:rsid w:val="000044FA"/>
    <w:rsid w:val="00005469"/>
    <w:rsid w:val="000057D3"/>
    <w:rsid w:val="0000648D"/>
    <w:rsid w:val="00010233"/>
    <w:rsid w:val="00010C57"/>
    <w:rsid w:val="00011CEA"/>
    <w:rsid w:val="00011E1C"/>
    <w:rsid w:val="00013282"/>
    <w:rsid w:val="0001352C"/>
    <w:rsid w:val="00013C40"/>
    <w:rsid w:val="0001433E"/>
    <w:rsid w:val="000145C4"/>
    <w:rsid w:val="00015163"/>
    <w:rsid w:val="000153B8"/>
    <w:rsid w:val="00015737"/>
    <w:rsid w:val="0001588E"/>
    <w:rsid w:val="00015A1A"/>
    <w:rsid w:val="000160CE"/>
    <w:rsid w:val="00016C92"/>
    <w:rsid w:val="0001747C"/>
    <w:rsid w:val="0002022D"/>
    <w:rsid w:val="00020424"/>
    <w:rsid w:val="00020476"/>
    <w:rsid w:val="00020671"/>
    <w:rsid w:val="00021106"/>
    <w:rsid w:val="00021429"/>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3477"/>
    <w:rsid w:val="00033584"/>
    <w:rsid w:val="00035D09"/>
    <w:rsid w:val="000401C7"/>
    <w:rsid w:val="00040762"/>
    <w:rsid w:val="00040A13"/>
    <w:rsid w:val="00040C70"/>
    <w:rsid w:val="00040F94"/>
    <w:rsid w:val="000412DE"/>
    <w:rsid w:val="0004309E"/>
    <w:rsid w:val="00043B74"/>
    <w:rsid w:val="00044525"/>
    <w:rsid w:val="00044A0C"/>
    <w:rsid w:val="00044CB6"/>
    <w:rsid w:val="00045414"/>
    <w:rsid w:val="00045987"/>
    <w:rsid w:val="00050258"/>
    <w:rsid w:val="00050449"/>
    <w:rsid w:val="00050D18"/>
    <w:rsid w:val="000512E3"/>
    <w:rsid w:val="00051403"/>
    <w:rsid w:val="00051744"/>
    <w:rsid w:val="0005283B"/>
    <w:rsid w:val="0005362D"/>
    <w:rsid w:val="00055156"/>
    <w:rsid w:val="00055C1E"/>
    <w:rsid w:val="00055FBC"/>
    <w:rsid w:val="00056197"/>
    <w:rsid w:val="000562A7"/>
    <w:rsid w:val="000565A8"/>
    <w:rsid w:val="000566F1"/>
    <w:rsid w:val="000570C8"/>
    <w:rsid w:val="000575FF"/>
    <w:rsid w:val="000614C4"/>
    <w:rsid w:val="00061F25"/>
    <w:rsid w:val="00062E4A"/>
    <w:rsid w:val="000651FD"/>
    <w:rsid w:val="0006697A"/>
    <w:rsid w:val="00067AA6"/>
    <w:rsid w:val="00067C27"/>
    <w:rsid w:val="00067F18"/>
    <w:rsid w:val="000700F1"/>
    <w:rsid w:val="000705B6"/>
    <w:rsid w:val="00070ECB"/>
    <w:rsid w:val="00071254"/>
    <w:rsid w:val="00073637"/>
    <w:rsid w:val="00073693"/>
    <w:rsid w:val="000746EE"/>
    <w:rsid w:val="0007521A"/>
    <w:rsid w:val="000752E8"/>
    <w:rsid w:val="00077421"/>
    <w:rsid w:val="000814B8"/>
    <w:rsid w:val="000816DA"/>
    <w:rsid w:val="00083EF2"/>
    <w:rsid w:val="000845D0"/>
    <w:rsid w:val="000856F6"/>
    <w:rsid w:val="0008612A"/>
    <w:rsid w:val="00086248"/>
    <w:rsid w:val="000863D8"/>
    <w:rsid w:val="000869E4"/>
    <w:rsid w:val="00086C78"/>
    <w:rsid w:val="000873B0"/>
    <w:rsid w:val="0009009C"/>
    <w:rsid w:val="000901F0"/>
    <w:rsid w:val="0009085B"/>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3DA5"/>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1CF2"/>
    <w:rsid w:val="000C295B"/>
    <w:rsid w:val="000C2B9B"/>
    <w:rsid w:val="000C3389"/>
    <w:rsid w:val="000C3818"/>
    <w:rsid w:val="000C500C"/>
    <w:rsid w:val="000C5D08"/>
    <w:rsid w:val="000C7025"/>
    <w:rsid w:val="000C7ABC"/>
    <w:rsid w:val="000D0644"/>
    <w:rsid w:val="000D1512"/>
    <w:rsid w:val="000D1CE9"/>
    <w:rsid w:val="000D1E9F"/>
    <w:rsid w:val="000D27F4"/>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6F8"/>
    <w:rsid w:val="000F6802"/>
    <w:rsid w:val="000F78D5"/>
    <w:rsid w:val="00102045"/>
    <w:rsid w:val="0010216C"/>
    <w:rsid w:val="00102E15"/>
    <w:rsid w:val="001039DD"/>
    <w:rsid w:val="001039E8"/>
    <w:rsid w:val="00104FEF"/>
    <w:rsid w:val="00106238"/>
    <w:rsid w:val="00106C57"/>
    <w:rsid w:val="00107280"/>
    <w:rsid w:val="00107757"/>
    <w:rsid w:val="00107884"/>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62F"/>
    <w:rsid w:val="00122812"/>
    <w:rsid w:val="00123A95"/>
    <w:rsid w:val="0012586C"/>
    <w:rsid w:val="00125C3A"/>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0D7D"/>
    <w:rsid w:val="00151447"/>
    <w:rsid w:val="00152766"/>
    <w:rsid w:val="00152CC0"/>
    <w:rsid w:val="00152EFA"/>
    <w:rsid w:val="00154428"/>
    <w:rsid w:val="00155902"/>
    <w:rsid w:val="00155911"/>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60C6"/>
    <w:rsid w:val="001774A5"/>
    <w:rsid w:val="00177873"/>
    <w:rsid w:val="00180D4B"/>
    <w:rsid w:val="00181844"/>
    <w:rsid w:val="001818BB"/>
    <w:rsid w:val="00181BF8"/>
    <w:rsid w:val="00181DDB"/>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4F4"/>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5ECC"/>
    <w:rsid w:val="001E67E8"/>
    <w:rsid w:val="001E7A29"/>
    <w:rsid w:val="001E7A51"/>
    <w:rsid w:val="001E7B62"/>
    <w:rsid w:val="001F002A"/>
    <w:rsid w:val="001F05EB"/>
    <w:rsid w:val="001F0C92"/>
    <w:rsid w:val="001F218D"/>
    <w:rsid w:val="001F232C"/>
    <w:rsid w:val="001F2B5D"/>
    <w:rsid w:val="001F2E3F"/>
    <w:rsid w:val="001F35D6"/>
    <w:rsid w:val="001F3FA6"/>
    <w:rsid w:val="001F4E8E"/>
    <w:rsid w:val="001F6264"/>
    <w:rsid w:val="001F7EF5"/>
    <w:rsid w:val="002014C2"/>
    <w:rsid w:val="002014F1"/>
    <w:rsid w:val="00202175"/>
    <w:rsid w:val="00202F01"/>
    <w:rsid w:val="002038A9"/>
    <w:rsid w:val="00203BEC"/>
    <w:rsid w:val="00203D8A"/>
    <w:rsid w:val="00204090"/>
    <w:rsid w:val="00204763"/>
    <w:rsid w:val="00204ECE"/>
    <w:rsid w:val="00205786"/>
    <w:rsid w:val="00206D1D"/>
    <w:rsid w:val="00207C4F"/>
    <w:rsid w:val="00210083"/>
    <w:rsid w:val="002103F7"/>
    <w:rsid w:val="00212D99"/>
    <w:rsid w:val="0021389D"/>
    <w:rsid w:val="002139BE"/>
    <w:rsid w:val="0021400A"/>
    <w:rsid w:val="00214625"/>
    <w:rsid w:val="00214B27"/>
    <w:rsid w:val="0021552D"/>
    <w:rsid w:val="00215F0E"/>
    <w:rsid w:val="00221CF4"/>
    <w:rsid w:val="00221FC1"/>
    <w:rsid w:val="002224E6"/>
    <w:rsid w:val="00222994"/>
    <w:rsid w:val="0022382F"/>
    <w:rsid w:val="0022397E"/>
    <w:rsid w:val="00223AA4"/>
    <w:rsid w:val="0022433A"/>
    <w:rsid w:val="00224EB9"/>
    <w:rsid w:val="00224EEF"/>
    <w:rsid w:val="0022568D"/>
    <w:rsid w:val="00225C34"/>
    <w:rsid w:val="0022618B"/>
    <w:rsid w:val="00227045"/>
    <w:rsid w:val="002275BD"/>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179"/>
    <w:rsid w:val="00257924"/>
    <w:rsid w:val="00257E93"/>
    <w:rsid w:val="00260E90"/>
    <w:rsid w:val="00261370"/>
    <w:rsid w:val="00261418"/>
    <w:rsid w:val="00261792"/>
    <w:rsid w:val="00261F8A"/>
    <w:rsid w:val="00262FD7"/>
    <w:rsid w:val="00263A91"/>
    <w:rsid w:val="00263B18"/>
    <w:rsid w:val="00264101"/>
    <w:rsid w:val="002643C7"/>
    <w:rsid w:val="002644C9"/>
    <w:rsid w:val="002655A3"/>
    <w:rsid w:val="002661DB"/>
    <w:rsid w:val="00266A6F"/>
    <w:rsid w:val="002705D6"/>
    <w:rsid w:val="002725A8"/>
    <w:rsid w:val="002752E1"/>
    <w:rsid w:val="00275B67"/>
    <w:rsid w:val="0027635C"/>
    <w:rsid w:val="002765CB"/>
    <w:rsid w:val="002766D5"/>
    <w:rsid w:val="00277264"/>
    <w:rsid w:val="00280463"/>
    <w:rsid w:val="00280614"/>
    <w:rsid w:val="00281217"/>
    <w:rsid w:val="00281D50"/>
    <w:rsid w:val="00281E20"/>
    <w:rsid w:val="0028227D"/>
    <w:rsid w:val="00282532"/>
    <w:rsid w:val="002843E9"/>
    <w:rsid w:val="00284C4B"/>
    <w:rsid w:val="002860B8"/>
    <w:rsid w:val="00286623"/>
    <w:rsid w:val="002868DB"/>
    <w:rsid w:val="00287196"/>
    <w:rsid w:val="0028740B"/>
    <w:rsid w:val="002900DA"/>
    <w:rsid w:val="002905A1"/>
    <w:rsid w:val="002910B1"/>
    <w:rsid w:val="00292A30"/>
    <w:rsid w:val="00292C40"/>
    <w:rsid w:val="00294908"/>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A7EDA"/>
    <w:rsid w:val="002B08B0"/>
    <w:rsid w:val="002B3598"/>
    <w:rsid w:val="002B39B3"/>
    <w:rsid w:val="002B7AC4"/>
    <w:rsid w:val="002C0473"/>
    <w:rsid w:val="002C0606"/>
    <w:rsid w:val="002C0C23"/>
    <w:rsid w:val="002C0C4F"/>
    <w:rsid w:val="002C0DB8"/>
    <w:rsid w:val="002C1D84"/>
    <w:rsid w:val="002C1F70"/>
    <w:rsid w:val="002C20DB"/>
    <w:rsid w:val="002C4919"/>
    <w:rsid w:val="002C4AF1"/>
    <w:rsid w:val="002C5241"/>
    <w:rsid w:val="002C5AE2"/>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178C"/>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6EAE"/>
    <w:rsid w:val="002E712A"/>
    <w:rsid w:val="002E7AF7"/>
    <w:rsid w:val="002F0155"/>
    <w:rsid w:val="002F1E5B"/>
    <w:rsid w:val="002F26C9"/>
    <w:rsid w:val="002F2C5C"/>
    <w:rsid w:val="002F2DE5"/>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37B3"/>
    <w:rsid w:val="0031526B"/>
    <w:rsid w:val="00315A2F"/>
    <w:rsid w:val="00315E8F"/>
    <w:rsid w:val="003163FD"/>
    <w:rsid w:val="00317761"/>
    <w:rsid w:val="003179D4"/>
    <w:rsid w:val="00317FAB"/>
    <w:rsid w:val="0032152D"/>
    <w:rsid w:val="00321F32"/>
    <w:rsid w:val="003227BC"/>
    <w:rsid w:val="00323AE6"/>
    <w:rsid w:val="00323F47"/>
    <w:rsid w:val="00324124"/>
    <w:rsid w:val="00324246"/>
    <w:rsid w:val="003252B5"/>
    <w:rsid w:val="003262BA"/>
    <w:rsid w:val="00326E9E"/>
    <w:rsid w:val="003270E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26"/>
    <w:rsid w:val="00350B3F"/>
    <w:rsid w:val="0035122D"/>
    <w:rsid w:val="00351BA2"/>
    <w:rsid w:val="00351C97"/>
    <w:rsid w:val="003522CA"/>
    <w:rsid w:val="00354837"/>
    <w:rsid w:val="0035533C"/>
    <w:rsid w:val="003569A0"/>
    <w:rsid w:val="00356C07"/>
    <w:rsid w:val="00360216"/>
    <w:rsid w:val="00362D14"/>
    <w:rsid w:val="003638D4"/>
    <w:rsid w:val="0036393A"/>
    <w:rsid w:val="00363ABC"/>
    <w:rsid w:val="00363C05"/>
    <w:rsid w:val="0036522A"/>
    <w:rsid w:val="00365E29"/>
    <w:rsid w:val="00365F3E"/>
    <w:rsid w:val="0036678F"/>
    <w:rsid w:val="00366BF4"/>
    <w:rsid w:val="00370893"/>
    <w:rsid w:val="00371573"/>
    <w:rsid w:val="00371978"/>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957"/>
    <w:rsid w:val="00392A48"/>
    <w:rsid w:val="00393029"/>
    <w:rsid w:val="003938A2"/>
    <w:rsid w:val="00393C6F"/>
    <w:rsid w:val="00396077"/>
    <w:rsid w:val="003964E8"/>
    <w:rsid w:val="00397B21"/>
    <w:rsid w:val="003A03DE"/>
    <w:rsid w:val="003A0548"/>
    <w:rsid w:val="003A1E5F"/>
    <w:rsid w:val="003A6117"/>
    <w:rsid w:val="003A6574"/>
    <w:rsid w:val="003B0799"/>
    <w:rsid w:val="003B0A76"/>
    <w:rsid w:val="003B1A50"/>
    <w:rsid w:val="003B224E"/>
    <w:rsid w:val="003B4475"/>
    <w:rsid w:val="003B615A"/>
    <w:rsid w:val="003B725A"/>
    <w:rsid w:val="003B75B0"/>
    <w:rsid w:val="003B7935"/>
    <w:rsid w:val="003B7ADD"/>
    <w:rsid w:val="003C19F5"/>
    <w:rsid w:val="003C2BF7"/>
    <w:rsid w:val="003C4368"/>
    <w:rsid w:val="003C5270"/>
    <w:rsid w:val="003C5B87"/>
    <w:rsid w:val="003C6C00"/>
    <w:rsid w:val="003C6C7F"/>
    <w:rsid w:val="003C7EAA"/>
    <w:rsid w:val="003D1501"/>
    <w:rsid w:val="003D1E0B"/>
    <w:rsid w:val="003D2783"/>
    <w:rsid w:val="003D29B8"/>
    <w:rsid w:val="003D3125"/>
    <w:rsid w:val="003D3AE0"/>
    <w:rsid w:val="003D455F"/>
    <w:rsid w:val="003D5063"/>
    <w:rsid w:val="003D5398"/>
    <w:rsid w:val="003D559E"/>
    <w:rsid w:val="003D6C26"/>
    <w:rsid w:val="003D72A7"/>
    <w:rsid w:val="003D771E"/>
    <w:rsid w:val="003E188F"/>
    <w:rsid w:val="003E1A95"/>
    <w:rsid w:val="003E25FB"/>
    <w:rsid w:val="003E2B6D"/>
    <w:rsid w:val="003E3343"/>
    <w:rsid w:val="003E4BA4"/>
    <w:rsid w:val="003E4CA3"/>
    <w:rsid w:val="003E513F"/>
    <w:rsid w:val="003E59D1"/>
    <w:rsid w:val="003E604B"/>
    <w:rsid w:val="003E6BB6"/>
    <w:rsid w:val="003E6FE3"/>
    <w:rsid w:val="003F08AB"/>
    <w:rsid w:val="003F1053"/>
    <w:rsid w:val="003F136C"/>
    <w:rsid w:val="003F13FE"/>
    <w:rsid w:val="003F24FB"/>
    <w:rsid w:val="003F2B82"/>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17B34"/>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3F97"/>
    <w:rsid w:val="00446B2D"/>
    <w:rsid w:val="0044727A"/>
    <w:rsid w:val="004501DC"/>
    <w:rsid w:val="0045095C"/>
    <w:rsid w:val="00450E08"/>
    <w:rsid w:val="0045221F"/>
    <w:rsid w:val="00452B9F"/>
    <w:rsid w:val="00453DBB"/>
    <w:rsid w:val="004543AE"/>
    <w:rsid w:val="004547FE"/>
    <w:rsid w:val="004557F8"/>
    <w:rsid w:val="00455EC6"/>
    <w:rsid w:val="00456763"/>
    <w:rsid w:val="00456AA7"/>
    <w:rsid w:val="0045785C"/>
    <w:rsid w:val="00457C0E"/>
    <w:rsid w:val="00457E48"/>
    <w:rsid w:val="004644CD"/>
    <w:rsid w:val="00466597"/>
    <w:rsid w:val="00466724"/>
    <w:rsid w:val="00466A07"/>
    <w:rsid w:val="00466FC0"/>
    <w:rsid w:val="00467953"/>
    <w:rsid w:val="00467BDF"/>
    <w:rsid w:val="004703FA"/>
    <w:rsid w:val="00471CA2"/>
    <w:rsid w:val="00472582"/>
    <w:rsid w:val="00472CAD"/>
    <w:rsid w:val="0047379D"/>
    <w:rsid w:val="00473967"/>
    <w:rsid w:val="004746A9"/>
    <w:rsid w:val="00474FDC"/>
    <w:rsid w:val="00475483"/>
    <w:rsid w:val="0047577F"/>
    <w:rsid w:val="00475C39"/>
    <w:rsid w:val="0047694D"/>
    <w:rsid w:val="00477726"/>
    <w:rsid w:val="004779C5"/>
    <w:rsid w:val="00477ECD"/>
    <w:rsid w:val="004802ED"/>
    <w:rsid w:val="00480622"/>
    <w:rsid w:val="004807B4"/>
    <w:rsid w:val="00480DFC"/>
    <w:rsid w:val="00481303"/>
    <w:rsid w:val="0048140C"/>
    <w:rsid w:val="00481822"/>
    <w:rsid w:val="00483AD2"/>
    <w:rsid w:val="00485244"/>
    <w:rsid w:val="00485E44"/>
    <w:rsid w:val="0048640F"/>
    <w:rsid w:val="004865B2"/>
    <w:rsid w:val="00486ED2"/>
    <w:rsid w:val="004879D6"/>
    <w:rsid w:val="0049022B"/>
    <w:rsid w:val="00490638"/>
    <w:rsid w:val="00490ABD"/>
    <w:rsid w:val="004913D0"/>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035E"/>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2F9F"/>
    <w:rsid w:val="004D33C9"/>
    <w:rsid w:val="004D3542"/>
    <w:rsid w:val="004D3E48"/>
    <w:rsid w:val="004D3F10"/>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46C"/>
    <w:rsid w:val="00503EF9"/>
    <w:rsid w:val="00506224"/>
    <w:rsid w:val="005070F7"/>
    <w:rsid w:val="005072C6"/>
    <w:rsid w:val="0050737D"/>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1A51"/>
    <w:rsid w:val="00523A90"/>
    <w:rsid w:val="005241F8"/>
    <w:rsid w:val="00524F0C"/>
    <w:rsid w:val="00524FCE"/>
    <w:rsid w:val="00525750"/>
    <w:rsid w:val="00526408"/>
    <w:rsid w:val="00530D32"/>
    <w:rsid w:val="00530E48"/>
    <w:rsid w:val="005311A2"/>
    <w:rsid w:val="00531554"/>
    <w:rsid w:val="005325BE"/>
    <w:rsid w:val="00532CD5"/>
    <w:rsid w:val="00532F0E"/>
    <w:rsid w:val="005334BB"/>
    <w:rsid w:val="005344C6"/>
    <w:rsid w:val="00535DE3"/>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4AC2"/>
    <w:rsid w:val="00585374"/>
    <w:rsid w:val="00585493"/>
    <w:rsid w:val="0058776E"/>
    <w:rsid w:val="00587932"/>
    <w:rsid w:val="00587B4D"/>
    <w:rsid w:val="005901AB"/>
    <w:rsid w:val="00592219"/>
    <w:rsid w:val="00592231"/>
    <w:rsid w:val="005926B4"/>
    <w:rsid w:val="005929F7"/>
    <w:rsid w:val="00593608"/>
    <w:rsid w:val="00594415"/>
    <w:rsid w:val="00594B4C"/>
    <w:rsid w:val="00596223"/>
    <w:rsid w:val="005970A6"/>
    <w:rsid w:val="00597230"/>
    <w:rsid w:val="00597FF9"/>
    <w:rsid w:val="005A1C13"/>
    <w:rsid w:val="005A1D78"/>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0700"/>
    <w:rsid w:val="006119AD"/>
    <w:rsid w:val="00611B6C"/>
    <w:rsid w:val="00611B79"/>
    <w:rsid w:val="0061346C"/>
    <w:rsid w:val="006148F5"/>
    <w:rsid w:val="00614E20"/>
    <w:rsid w:val="00614EB8"/>
    <w:rsid w:val="00616E5A"/>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3877"/>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0EB1"/>
    <w:rsid w:val="00661031"/>
    <w:rsid w:val="00662B78"/>
    <w:rsid w:val="00662DB9"/>
    <w:rsid w:val="00663CC2"/>
    <w:rsid w:val="0066471A"/>
    <w:rsid w:val="006650ED"/>
    <w:rsid w:val="00666346"/>
    <w:rsid w:val="00666F89"/>
    <w:rsid w:val="00667673"/>
    <w:rsid w:val="00667D33"/>
    <w:rsid w:val="0067016B"/>
    <w:rsid w:val="00670B48"/>
    <w:rsid w:val="006717B7"/>
    <w:rsid w:val="00674350"/>
    <w:rsid w:val="006747E5"/>
    <w:rsid w:val="00674ED6"/>
    <w:rsid w:val="006750BC"/>
    <w:rsid w:val="006752B1"/>
    <w:rsid w:val="006759D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B6C4A"/>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10A"/>
    <w:rsid w:val="006D736C"/>
    <w:rsid w:val="006E0DCA"/>
    <w:rsid w:val="006E143B"/>
    <w:rsid w:val="006E1705"/>
    <w:rsid w:val="006E2D04"/>
    <w:rsid w:val="006E3F98"/>
    <w:rsid w:val="006E3FE8"/>
    <w:rsid w:val="006E4757"/>
    <w:rsid w:val="006E57EC"/>
    <w:rsid w:val="006E5870"/>
    <w:rsid w:val="006E69F8"/>
    <w:rsid w:val="006F0530"/>
    <w:rsid w:val="006F084E"/>
    <w:rsid w:val="006F0F64"/>
    <w:rsid w:val="006F2742"/>
    <w:rsid w:val="006F33B3"/>
    <w:rsid w:val="006F352D"/>
    <w:rsid w:val="006F40EB"/>
    <w:rsid w:val="006F4142"/>
    <w:rsid w:val="006F5BDA"/>
    <w:rsid w:val="006F5DD2"/>
    <w:rsid w:val="006F5F27"/>
    <w:rsid w:val="006F6AD6"/>
    <w:rsid w:val="006F72C9"/>
    <w:rsid w:val="006F7DE7"/>
    <w:rsid w:val="00701622"/>
    <w:rsid w:val="00701C05"/>
    <w:rsid w:val="00703DD1"/>
    <w:rsid w:val="00704139"/>
    <w:rsid w:val="00704E30"/>
    <w:rsid w:val="007061D5"/>
    <w:rsid w:val="0070621E"/>
    <w:rsid w:val="00707A45"/>
    <w:rsid w:val="00710534"/>
    <w:rsid w:val="00712D51"/>
    <w:rsid w:val="007133B0"/>
    <w:rsid w:val="0071360B"/>
    <w:rsid w:val="00713798"/>
    <w:rsid w:val="00713A10"/>
    <w:rsid w:val="00713E08"/>
    <w:rsid w:val="007142E5"/>
    <w:rsid w:val="00714ECB"/>
    <w:rsid w:val="00715921"/>
    <w:rsid w:val="00717A62"/>
    <w:rsid w:val="00717A96"/>
    <w:rsid w:val="00717DE7"/>
    <w:rsid w:val="007202CD"/>
    <w:rsid w:val="00721696"/>
    <w:rsid w:val="007216EE"/>
    <w:rsid w:val="00721C8F"/>
    <w:rsid w:val="00721D5E"/>
    <w:rsid w:val="0072218F"/>
    <w:rsid w:val="0072244E"/>
    <w:rsid w:val="00722F2A"/>
    <w:rsid w:val="00723D5D"/>
    <w:rsid w:val="0072408C"/>
    <w:rsid w:val="00724E43"/>
    <w:rsid w:val="007254B9"/>
    <w:rsid w:val="00726197"/>
    <w:rsid w:val="00730F54"/>
    <w:rsid w:val="007310AF"/>
    <w:rsid w:val="00731F08"/>
    <w:rsid w:val="0073234A"/>
    <w:rsid w:val="007324FF"/>
    <w:rsid w:val="00732EC5"/>
    <w:rsid w:val="0073368C"/>
    <w:rsid w:val="00734379"/>
    <w:rsid w:val="00735622"/>
    <w:rsid w:val="0073611F"/>
    <w:rsid w:val="007361FE"/>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38E"/>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134"/>
    <w:rsid w:val="00761D6D"/>
    <w:rsid w:val="00762FEE"/>
    <w:rsid w:val="00763199"/>
    <w:rsid w:val="0076333B"/>
    <w:rsid w:val="007636ED"/>
    <w:rsid w:val="00763ACD"/>
    <w:rsid w:val="00766EC1"/>
    <w:rsid w:val="00767086"/>
    <w:rsid w:val="00770633"/>
    <w:rsid w:val="00770EE5"/>
    <w:rsid w:val="00773C14"/>
    <w:rsid w:val="007742C4"/>
    <w:rsid w:val="007773D0"/>
    <w:rsid w:val="00777FF4"/>
    <w:rsid w:val="00780511"/>
    <w:rsid w:val="00780524"/>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CAE"/>
    <w:rsid w:val="007C4F06"/>
    <w:rsid w:val="007C639E"/>
    <w:rsid w:val="007C6428"/>
    <w:rsid w:val="007C6C9B"/>
    <w:rsid w:val="007C77AF"/>
    <w:rsid w:val="007D1037"/>
    <w:rsid w:val="007D178A"/>
    <w:rsid w:val="007D1F38"/>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37E1"/>
    <w:rsid w:val="007E403C"/>
    <w:rsid w:val="007E5FE2"/>
    <w:rsid w:val="007E676D"/>
    <w:rsid w:val="007E707B"/>
    <w:rsid w:val="007F11CC"/>
    <w:rsid w:val="007F1885"/>
    <w:rsid w:val="007F19C1"/>
    <w:rsid w:val="007F1F7F"/>
    <w:rsid w:val="007F28FE"/>
    <w:rsid w:val="007F2C3E"/>
    <w:rsid w:val="007F3027"/>
    <w:rsid w:val="007F3614"/>
    <w:rsid w:val="007F42D6"/>
    <w:rsid w:val="007F4FC0"/>
    <w:rsid w:val="007F719B"/>
    <w:rsid w:val="007F72C8"/>
    <w:rsid w:val="0080005B"/>
    <w:rsid w:val="00800A6D"/>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164D2"/>
    <w:rsid w:val="008200C5"/>
    <w:rsid w:val="00820AF3"/>
    <w:rsid w:val="00821D76"/>
    <w:rsid w:val="00822213"/>
    <w:rsid w:val="00822765"/>
    <w:rsid w:val="00823D0B"/>
    <w:rsid w:val="00823E71"/>
    <w:rsid w:val="008250CD"/>
    <w:rsid w:val="008260B2"/>
    <w:rsid w:val="00827AD6"/>
    <w:rsid w:val="00827B98"/>
    <w:rsid w:val="008304BC"/>
    <w:rsid w:val="00831858"/>
    <w:rsid w:val="00831A03"/>
    <w:rsid w:val="00831A54"/>
    <w:rsid w:val="008348AD"/>
    <w:rsid w:val="00835295"/>
    <w:rsid w:val="00835828"/>
    <w:rsid w:val="00835B55"/>
    <w:rsid w:val="00835EAE"/>
    <w:rsid w:val="00836714"/>
    <w:rsid w:val="008371DB"/>
    <w:rsid w:val="008376C6"/>
    <w:rsid w:val="00840160"/>
    <w:rsid w:val="008413E8"/>
    <w:rsid w:val="008422FE"/>
    <w:rsid w:val="00844B1B"/>
    <w:rsid w:val="00845078"/>
    <w:rsid w:val="00846C8E"/>
    <w:rsid w:val="00847EF0"/>
    <w:rsid w:val="0085039E"/>
    <w:rsid w:val="00850BA9"/>
    <w:rsid w:val="00852734"/>
    <w:rsid w:val="00852C26"/>
    <w:rsid w:val="00853592"/>
    <w:rsid w:val="00854A44"/>
    <w:rsid w:val="00854E86"/>
    <w:rsid w:val="00855734"/>
    <w:rsid w:val="00855CE3"/>
    <w:rsid w:val="00857927"/>
    <w:rsid w:val="008608B1"/>
    <w:rsid w:val="00861BCA"/>
    <w:rsid w:val="00862A12"/>
    <w:rsid w:val="00863148"/>
    <w:rsid w:val="00863559"/>
    <w:rsid w:val="00863614"/>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5201"/>
    <w:rsid w:val="008878EC"/>
    <w:rsid w:val="00887D6E"/>
    <w:rsid w:val="00890111"/>
    <w:rsid w:val="00891AD4"/>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DCE"/>
    <w:rsid w:val="008A5E7D"/>
    <w:rsid w:val="008A6362"/>
    <w:rsid w:val="008A6F34"/>
    <w:rsid w:val="008B00D5"/>
    <w:rsid w:val="008B00DB"/>
    <w:rsid w:val="008B036F"/>
    <w:rsid w:val="008B0C4F"/>
    <w:rsid w:val="008B16B5"/>
    <w:rsid w:val="008B3209"/>
    <w:rsid w:val="008B3597"/>
    <w:rsid w:val="008B363D"/>
    <w:rsid w:val="008B37A6"/>
    <w:rsid w:val="008B4B19"/>
    <w:rsid w:val="008B4DD1"/>
    <w:rsid w:val="008B53F8"/>
    <w:rsid w:val="008B5475"/>
    <w:rsid w:val="008B5487"/>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3B8"/>
    <w:rsid w:val="008D551B"/>
    <w:rsid w:val="008D68F3"/>
    <w:rsid w:val="008D75B5"/>
    <w:rsid w:val="008E1689"/>
    <w:rsid w:val="008E208C"/>
    <w:rsid w:val="008E3628"/>
    <w:rsid w:val="008E3D91"/>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2E51"/>
    <w:rsid w:val="009051B2"/>
    <w:rsid w:val="00905340"/>
    <w:rsid w:val="0090630F"/>
    <w:rsid w:val="00906C0D"/>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3F43"/>
    <w:rsid w:val="009242B5"/>
    <w:rsid w:val="009248BA"/>
    <w:rsid w:val="00927E8D"/>
    <w:rsid w:val="00930E11"/>
    <w:rsid w:val="009325B5"/>
    <w:rsid w:val="00933C0C"/>
    <w:rsid w:val="00933CC9"/>
    <w:rsid w:val="00933E37"/>
    <w:rsid w:val="0093412A"/>
    <w:rsid w:val="0094086A"/>
    <w:rsid w:val="00940A14"/>
    <w:rsid w:val="0094169F"/>
    <w:rsid w:val="0094195E"/>
    <w:rsid w:val="00941B43"/>
    <w:rsid w:val="0094323C"/>
    <w:rsid w:val="00945C8E"/>
    <w:rsid w:val="00946F04"/>
    <w:rsid w:val="00947766"/>
    <w:rsid w:val="0095065B"/>
    <w:rsid w:val="00950DC7"/>
    <w:rsid w:val="0095190C"/>
    <w:rsid w:val="00951C6D"/>
    <w:rsid w:val="00952616"/>
    <w:rsid w:val="0095481A"/>
    <w:rsid w:val="00955C65"/>
    <w:rsid w:val="00956BF2"/>
    <w:rsid w:val="009576EE"/>
    <w:rsid w:val="00960D6C"/>
    <w:rsid w:val="00961F4C"/>
    <w:rsid w:val="00961FF6"/>
    <w:rsid w:val="00962F0D"/>
    <w:rsid w:val="00963FC4"/>
    <w:rsid w:val="00964DF3"/>
    <w:rsid w:val="00965127"/>
    <w:rsid w:val="00965321"/>
    <w:rsid w:val="00965425"/>
    <w:rsid w:val="00965F69"/>
    <w:rsid w:val="0096631C"/>
    <w:rsid w:val="009668EE"/>
    <w:rsid w:val="0096698A"/>
    <w:rsid w:val="00967584"/>
    <w:rsid w:val="00967FD8"/>
    <w:rsid w:val="00970869"/>
    <w:rsid w:val="009712D2"/>
    <w:rsid w:val="009716C3"/>
    <w:rsid w:val="00971E8C"/>
    <w:rsid w:val="0097216E"/>
    <w:rsid w:val="00972567"/>
    <w:rsid w:val="00972C6D"/>
    <w:rsid w:val="00974EFA"/>
    <w:rsid w:val="00975526"/>
    <w:rsid w:val="00975565"/>
    <w:rsid w:val="0097594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663E"/>
    <w:rsid w:val="00997351"/>
    <w:rsid w:val="00997C23"/>
    <w:rsid w:val="009A04D0"/>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820"/>
    <w:rsid w:val="009C4F40"/>
    <w:rsid w:val="009C555C"/>
    <w:rsid w:val="009C5839"/>
    <w:rsid w:val="009C5892"/>
    <w:rsid w:val="009C5DF8"/>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C73"/>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9F691D"/>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E91"/>
    <w:rsid w:val="00A22FAD"/>
    <w:rsid w:val="00A239BD"/>
    <w:rsid w:val="00A23E93"/>
    <w:rsid w:val="00A244B2"/>
    <w:rsid w:val="00A25905"/>
    <w:rsid w:val="00A25BEC"/>
    <w:rsid w:val="00A26160"/>
    <w:rsid w:val="00A3000E"/>
    <w:rsid w:val="00A30F02"/>
    <w:rsid w:val="00A325F2"/>
    <w:rsid w:val="00A33D0C"/>
    <w:rsid w:val="00A3429D"/>
    <w:rsid w:val="00A343D8"/>
    <w:rsid w:val="00A34F09"/>
    <w:rsid w:val="00A35389"/>
    <w:rsid w:val="00A369D2"/>
    <w:rsid w:val="00A36C02"/>
    <w:rsid w:val="00A36E99"/>
    <w:rsid w:val="00A401E8"/>
    <w:rsid w:val="00A40394"/>
    <w:rsid w:val="00A40804"/>
    <w:rsid w:val="00A40E02"/>
    <w:rsid w:val="00A42F9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18E"/>
    <w:rsid w:val="00A577B7"/>
    <w:rsid w:val="00A57885"/>
    <w:rsid w:val="00A6011A"/>
    <w:rsid w:val="00A6047C"/>
    <w:rsid w:val="00A60769"/>
    <w:rsid w:val="00A6078C"/>
    <w:rsid w:val="00A6193B"/>
    <w:rsid w:val="00A622C0"/>
    <w:rsid w:val="00A622CE"/>
    <w:rsid w:val="00A622E0"/>
    <w:rsid w:val="00A62DF0"/>
    <w:rsid w:val="00A630A0"/>
    <w:rsid w:val="00A63D35"/>
    <w:rsid w:val="00A6552E"/>
    <w:rsid w:val="00A6628B"/>
    <w:rsid w:val="00A67DA3"/>
    <w:rsid w:val="00A708A0"/>
    <w:rsid w:val="00A70F40"/>
    <w:rsid w:val="00A70F65"/>
    <w:rsid w:val="00A712C6"/>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104"/>
    <w:rsid w:val="00A9279B"/>
    <w:rsid w:val="00A928C7"/>
    <w:rsid w:val="00A92BF8"/>
    <w:rsid w:val="00A92F6F"/>
    <w:rsid w:val="00A930EE"/>
    <w:rsid w:val="00A93296"/>
    <w:rsid w:val="00A93C1C"/>
    <w:rsid w:val="00A94114"/>
    <w:rsid w:val="00A95615"/>
    <w:rsid w:val="00A97114"/>
    <w:rsid w:val="00A9741E"/>
    <w:rsid w:val="00A974B3"/>
    <w:rsid w:val="00A977C7"/>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2553"/>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042"/>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014"/>
    <w:rsid w:val="00B01A81"/>
    <w:rsid w:val="00B02332"/>
    <w:rsid w:val="00B02977"/>
    <w:rsid w:val="00B0305C"/>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0B1"/>
    <w:rsid w:val="00B217AE"/>
    <w:rsid w:val="00B21876"/>
    <w:rsid w:val="00B23E9C"/>
    <w:rsid w:val="00B25124"/>
    <w:rsid w:val="00B25D00"/>
    <w:rsid w:val="00B26430"/>
    <w:rsid w:val="00B27258"/>
    <w:rsid w:val="00B2776B"/>
    <w:rsid w:val="00B27CA0"/>
    <w:rsid w:val="00B30ED6"/>
    <w:rsid w:val="00B31337"/>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5CD"/>
    <w:rsid w:val="00B55A65"/>
    <w:rsid w:val="00B5607C"/>
    <w:rsid w:val="00B57167"/>
    <w:rsid w:val="00B5783F"/>
    <w:rsid w:val="00B60712"/>
    <w:rsid w:val="00B60A12"/>
    <w:rsid w:val="00B63415"/>
    <w:rsid w:val="00B66E76"/>
    <w:rsid w:val="00B67AC0"/>
    <w:rsid w:val="00B70DA4"/>
    <w:rsid w:val="00B71516"/>
    <w:rsid w:val="00B72017"/>
    <w:rsid w:val="00B722C7"/>
    <w:rsid w:val="00B724D6"/>
    <w:rsid w:val="00B72DD4"/>
    <w:rsid w:val="00B73CC5"/>
    <w:rsid w:val="00B73CE9"/>
    <w:rsid w:val="00B74393"/>
    <w:rsid w:val="00B747BC"/>
    <w:rsid w:val="00B765C3"/>
    <w:rsid w:val="00B76E86"/>
    <w:rsid w:val="00B77470"/>
    <w:rsid w:val="00B77771"/>
    <w:rsid w:val="00B801BE"/>
    <w:rsid w:val="00B80523"/>
    <w:rsid w:val="00B81F9E"/>
    <w:rsid w:val="00B82C0C"/>
    <w:rsid w:val="00B83793"/>
    <w:rsid w:val="00B85686"/>
    <w:rsid w:val="00B86D4B"/>
    <w:rsid w:val="00B87029"/>
    <w:rsid w:val="00B872E8"/>
    <w:rsid w:val="00B9088C"/>
    <w:rsid w:val="00B90BD5"/>
    <w:rsid w:val="00B90E31"/>
    <w:rsid w:val="00B910AA"/>
    <w:rsid w:val="00B917EA"/>
    <w:rsid w:val="00B91DEA"/>
    <w:rsid w:val="00B92006"/>
    <w:rsid w:val="00B92FFF"/>
    <w:rsid w:val="00B9336C"/>
    <w:rsid w:val="00B9407A"/>
    <w:rsid w:val="00B94416"/>
    <w:rsid w:val="00B9567D"/>
    <w:rsid w:val="00B95919"/>
    <w:rsid w:val="00B96623"/>
    <w:rsid w:val="00B9756E"/>
    <w:rsid w:val="00B97801"/>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5EB"/>
    <w:rsid w:val="00BC0BAD"/>
    <w:rsid w:val="00BC1B97"/>
    <w:rsid w:val="00BC34BA"/>
    <w:rsid w:val="00BC4A14"/>
    <w:rsid w:val="00BC4E43"/>
    <w:rsid w:val="00BC4F48"/>
    <w:rsid w:val="00BC4F6A"/>
    <w:rsid w:val="00BC6E55"/>
    <w:rsid w:val="00BC7088"/>
    <w:rsid w:val="00BD015D"/>
    <w:rsid w:val="00BD0196"/>
    <w:rsid w:val="00BD070C"/>
    <w:rsid w:val="00BD1382"/>
    <w:rsid w:val="00BD266B"/>
    <w:rsid w:val="00BD2F27"/>
    <w:rsid w:val="00BD3CC0"/>
    <w:rsid w:val="00BD44A5"/>
    <w:rsid w:val="00BD5150"/>
    <w:rsid w:val="00BD5B88"/>
    <w:rsid w:val="00BD6384"/>
    <w:rsid w:val="00BD6B28"/>
    <w:rsid w:val="00BD77E0"/>
    <w:rsid w:val="00BD7CA5"/>
    <w:rsid w:val="00BE0669"/>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526"/>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4767"/>
    <w:rsid w:val="00C350B7"/>
    <w:rsid w:val="00C351C1"/>
    <w:rsid w:val="00C3636D"/>
    <w:rsid w:val="00C36522"/>
    <w:rsid w:val="00C37868"/>
    <w:rsid w:val="00C41262"/>
    <w:rsid w:val="00C41529"/>
    <w:rsid w:val="00C42742"/>
    <w:rsid w:val="00C4317A"/>
    <w:rsid w:val="00C456BF"/>
    <w:rsid w:val="00C45F66"/>
    <w:rsid w:val="00C45FA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3DB9"/>
    <w:rsid w:val="00C75080"/>
    <w:rsid w:val="00C764CA"/>
    <w:rsid w:val="00C76A31"/>
    <w:rsid w:val="00C76B42"/>
    <w:rsid w:val="00C77822"/>
    <w:rsid w:val="00C80DBE"/>
    <w:rsid w:val="00C81965"/>
    <w:rsid w:val="00C823E7"/>
    <w:rsid w:val="00C82444"/>
    <w:rsid w:val="00C82AC2"/>
    <w:rsid w:val="00C832D2"/>
    <w:rsid w:val="00C845E2"/>
    <w:rsid w:val="00C846F5"/>
    <w:rsid w:val="00C84A56"/>
    <w:rsid w:val="00C85184"/>
    <w:rsid w:val="00C85C11"/>
    <w:rsid w:val="00C8663A"/>
    <w:rsid w:val="00C866A6"/>
    <w:rsid w:val="00C87B40"/>
    <w:rsid w:val="00C90EDC"/>
    <w:rsid w:val="00C925E2"/>
    <w:rsid w:val="00C92869"/>
    <w:rsid w:val="00C929A3"/>
    <w:rsid w:val="00C930CB"/>
    <w:rsid w:val="00C93F8F"/>
    <w:rsid w:val="00C93FFA"/>
    <w:rsid w:val="00C95496"/>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463F"/>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0DD0"/>
    <w:rsid w:val="00D01D2F"/>
    <w:rsid w:val="00D01F88"/>
    <w:rsid w:val="00D0246F"/>
    <w:rsid w:val="00D032D1"/>
    <w:rsid w:val="00D04973"/>
    <w:rsid w:val="00D04CC7"/>
    <w:rsid w:val="00D053E6"/>
    <w:rsid w:val="00D05E2E"/>
    <w:rsid w:val="00D06C15"/>
    <w:rsid w:val="00D07754"/>
    <w:rsid w:val="00D10E8F"/>
    <w:rsid w:val="00D11A91"/>
    <w:rsid w:val="00D11CC5"/>
    <w:rsid w:val="00D12AA2"/>
    <w:rsid w:val="00D12C95"/>
    <w:rsid w:val="00D131EC"/>
    <w:rsid w:val="00D1415A"/>
    <w:rsid w:val="00D1461B"/>
    <w:rsid w:val="00D153FF"/>
    <w:rsid w:val="00D16169"/>
    <w:rsid w:val="00D1631F"/>
    <w:rsid w:val="00D200F7"/>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4F38"/>
    <w:rsid w:val="00D4566F"/>
    <w:rsid w:val="00D4580E"/>
    <w:rsid w:val="00D45C31"/>
    <w:rsid w:val="00D45DB0"/>
    <w:rsid w:val="00D45E7B"/>
    <w:rsid w:val="00D45F8B"/>
    <w:rsid w:val="00D46DD3"/>
    <w:rsid w:val="00D47CB5"/>
    <w:rsid w:val="00D5050E"/>
    <w:rsid w:val="00D514A0"/>
    <w:rsid w:val="00D51C6C"/>
    <w:rsid w:val="00D52500"/>
    <w:rsid w:val="00D52971"/>
    <w:rsid w:val="00D52BEF"/>
    <w:rsid w:val="00D538E4"/>
    <w:rsid w:val="00D53E4F"/>
    <w:rsid w:val="00D542BA"/>
    <w:rsid w:val="00D556E6"/>
    <w:rsid w:val="00D5629F"/>
    <w:rsid w:val="00D61F36"/>
    <w:rsid w:val="00D62A4D"/>
    <w:rsid w:val="00D62BCC"/>
    <w:rsid w:val="00D62BF3"/>
    <w:rsid w:val="00D63354"/>
    <w:rsid w:val="00D63A93"/>
    <w:rsid w:val="00D66A74"/>
    <w:rsid w:val="00D70567"/>
    <w:rsid w:val="00D71A25"/>
    <w:rsid w:val="00D72A13"/>
    <w:rsid w:val="00D73290"/>
    <w:rsid w:val="00D750DC"/>
    <w:rsid w:val="00D765BF"/>
    <w:rsid w:val="00D76E1E"/>
    <w:rsid w:val="00D76E5E"/>
    <w:rsid w:val="00D77A72"/>
    <w:rsid w:val="00D8103F"/>
    <w:rsid w:val="00D81A8F"/>
    <w:rsid w:val="00D81E8C"/>
    <w:rsid w:val="00D825E1"/>
    <w:rsid w:val="00D8265B"/>
    <w:rsid w:val="00D828BA"/>
    <w:rsid w:val="00D82974"/>
    <w:rsid w:val="00D82FD3"/>
    <w:rsid w:val="00D83652"/>
    <w:rsid w:val="00D837F8"/>
    <w:rsid w:val="00D858B8"/>
    <w:rsid w:val="00D90362"/>
    <w:rsid w:val="00D9233D"/>
    <w:rsid w:val="00D92899"/>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6DF2"/>
    <w:rsid w:val="00DA784F"/>
    <w:rsid w:val="00DB001C"/>
    <w:rsid w:val="00DB10EF"/>
    <w:rsid w:val="00DB1B36"/>
    <w:rsid w:val="00DB1F42"/>
    <w:rsid w:val="00DB27ED"/>
    <w:rsid w:val="00DB384F"/>
    <w:rsid w:val="00DB3AC8"/>
    <w:rsid w:val="00DB4191"/>
    <w:rsid w:val="00DB4502"/>
    <w:rsid w:val="00DB500C"/>
    <w:rsid w:val="00DB61D7"/>
    <w:rsid w:val="00DB772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3265"/>
    <w:rsid w:val="00E53FE7"/>
    <w:rsid w:val="00E54505"/>
    <w:rsid w:val="00E547DA"/>
    <w:rsid w:val="00E56CC6"/>
    <w:rsid w:val="00E56DE1"/>
    <w:rsid w:val="00E57019"/>
    <w:rsid w:val="00E57022"/>
    <w:rsid w:val="00E5709B"/>
    <w:rsid w:val="00E57144"/>
    <w:rsid w:val="00E57301"/>
    <w:rsid w:val="00E578DC"/>
    <w:rsid w:val="00E60A31"/>
    <w:rsid w:val="00E614F1"/>
    <w:rsid w:val="00E61C18"/>
    <w:rsid w:val="00E61C7B"/>
    <w:rsid w:val="00E63F5D"/>
    <w:rsid w:val="00E65E76"/>
    <w:rsid w:val="00E663CD"/>
    <w:rsid w:val="00E66D20"/>
    <w:rsid w:val="00E67D19"/>
    <w:rsid w:val="00E70900"/>
    <w:rsid w:val="00E70A06"/>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29BB"/>
    <w:rsid w:val="00EA3421"/>
    <w:rsid w:val="00EA3706"/>
    <w:rsid w:val="00EA3C8A"/>
    <w:rsid w:val="00EA3E5F"/>
    <w:rsid w:val="00EA4DD6"/>
    <w:rsid w:val="00EA5EBA"/>
    <w:rsid w:val="00EA5EEC"/>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69A7"/>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1275"/>
    <w:rsid w:val="00F03C38"/>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0912"/>
    <w:rsid w:val="00F31026"/>
    <w:rsid w:val="00F311D0"/>
    <w:rsid w:val="00F32943"/>
    <w:rsid w:val="00F33068"/>
    <w:rsid w:val="00F33137"/>
    <w:rsid w:val="00F33362"/>
    <w:rsid w:val="00F33894"/>
    <w:rsid w:val="00F3395B"/>
    <w:rsid w:val="00F34EA8"/>
    <w:rsid w:val="00F350EF"/>
    <w:rsid w:val="00F352F6"/>
    <w:rsid w:val="00F3672F"/>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47D08"/>
    <w:rsid w:val="00F47EE8"/>
    <w:rsid w:val="00F507D5"/>
    <w:rsid w:val="00F507FF"/>
    <w:rsid w:val="00F50955"/>
    <w:rsid w:val="00F50963"/>
    <w:rsid w:val="00F50F97"/>
    <w:rsid w:val="00F51849"/>
    <w:rsid w:val="00F52505"/>
    <w:rsid w:val="00F54326"/>
    <w:rsid w:val="00F54665"/>
    <w:rsid w:val="00F54E3A"/>
    <w:rsid w:val="00F56E54"/>
    <w:rsid w:val="00F60077"/>
    <w:rsid w:val="00F6081A"/>
    <w:rsid w:val="00F60D38"/>
    <w:rsid w:val="00F6134F"/>
    <w:rsid w:val="00F6164F"/>
    <w:rsid w:val="00F62142"/>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5E79"/>
    <w:rsid w:val="00F776A6"/>
    <w:rsid w:val="00F7795D"/>
    <w:rsid w:val="00F808B5"/>
    <w:rsid w:val="00F80A4B"/>
    <w:rsid w:val="00F814CE"/>
    <w:rsid w:val="00F8222A"/>
    <w:rsid w:val="00F84390"/>
    <w:rsid w:val="00F84D38"/>
    <w:rsid w:val="00F85BEE"/>
    <w:rsid w:val="00F85DFE"/>
    <w:rsid w:val="00F85E5F"/>
    <w:rsid w:val="00F86452"/>
    <w:rsid w:val="00F86911"/>
    <w:rsid w:val="00F869D5"/>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1F60"/>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749"/>
    <w:rsid w:val="00FE093B"/>
    <w:rsid w:val="00FE10B2"/>
    <w:rsid w:val="00FE119D"/>
    <w:rsid w:val="00FE28B3"/>
    <w:rsid w:val="00FE2928"/>
    <w:rsid w:val="00FE2C67"/>
    <w:rsid w:val="00FE2EAA"/>
    <w:rsid w:val="00FE307C"/>
    <w:rsid w:val="00FE36C0"/>
    <w:rsid w:val="00FE3C5B"/>
    <w:rsid w:val="00FE4800"/>
    <w:rsid w:val="00FE48E1"/>
    <w:rsid w:val="00FE4A4E"/>
    <w:rsid w:val="00FE4F60"/>
    <w:rsid w:val="00FE561C"/>
    <w:rsid w:val="00FE57B2"/>
    <w:rsid w:val="00FE5D4F"/>
    <w:rsid w:val="00FE5E85"/>
    <w:rsid w:val="00FF05A2"/>
    <w:rsid w:val="00FF07D3"/>
    <w:rsid w:val="00FF0FAD"/>
    <w:rsid w:val="00FF143D"/>
    <w:rsid w:val="00FF3AF8"/>
    <w:rsid w:val="00FF3BF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B55E62FB-5477-49E3-A233-3AAFA2916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5565">
      <w:bodyDiv w:val="1"/>
      <w:marLeft w:val="0"/>
      <w:marRight w:val="0"/>
      <w:marTop w:val="0"/>
      <w:marBottom w:val="0"/>
      <w:divBdr>
        <w:top w:val="none" w:sz="0" w:space="0" w:color="auto"/>
        <w:left w:val="none" w:sz="0" w:space="0" w:color="auto"/>
        <w:bottom w:val="none" w:sz="0" w:space="0" w:color="auto"/>
        <w:right w:val="none" w:sz="0" w:space="0" w:color="auto"/>
      </w:divBdr>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footer" Target="footer2.xml"/><Relationship Id="rId21" Type="http://schemas.openxmlformats.org/officeDocument/2006/relationships/image" Target="media/image9.wmf"/><Relationship Id="rId42" Type="http://schemas.openxmlformats.org/officeDocument/2006/relationships/oleObject" Target="embeddings/oleObject11.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4.bin"/><Relationship Id="rId84" Type="http://schemas.openxmlformats.org/officeDocument/2006/relationships/oleObject" Target="embeddings/oleObject32.bin"/><Relationship Id="rId89" Type="http://schemas.openxmlformats.org/officeDocument/2006/relationships/image" Target="media/image45.wmf"/><Relationship Id="rId112" Type="http://schemas.openxmlformats.org/officeDocument/2006/relationships/image" Target="media/image59.emf"/><Relationship Id="rId16" Type="http://schemas.openxmlformats.org/officeDocument/2006/relationships/image" Target="media/image6.wmf"/><Relationship Id="rId107" Type="http://schemas.openxmlformats.org/officeDocument/2006/relationships/image" Target="media/image54.emf"/><Relationship Id="rId11" Type="http://schemas.openxmlformats.org/officeDocument/2006/relationships/hyperlink" Target="http://www.epa.gov/athens/learn2model/part-two/onsite/tempmap.html" TargetMode="External"/><Relationship Id="rId32" Type="http://schemas.openxmlformats.org/officeDocument/2006/relationships/image" Target="media/image16.wmf"/><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image" Target="media/image40.wmf"/><Relationship Id="rId102" Type="http://schemas.openxmlformats.org/officeDocument/2006/relationships/oleObject" Target="embeddings/oleObject41.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12.wmf"/><Relationship Id="rId43" Type="http://schemas.openxmlformats.org/officeDocument/2006/relationships/image" Target="media/image22.wmf"/><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35.wmf"/><Relationship Id="rId113" Type="http://schemas.openxmlformats.org/officeDocument/2006/relationships/image" Target="media/image60.emf"/><Relationship Id="rId118" Type="http://schemas.openxmlformats.org/officeDocument/2006/relationships/fontTable" Target="fontTable.xml"/><Relationship Id="rId80" Type="http://schemas.openxmlformats.org/officeDocument/2006/relationships/oleObject" Target="embeddings/oleObject30.bin"/><Relationship Id="rId85" Type="http://schemas.openxmlformats.org/officeDocument/2006/relationships/image" Target="media/image43.wmf"/><Relationship Id="rId12" Type="http://schemas.openxmlformats.org/officeDocument/2006/relationships/image" Target="media/image2.png"/><Relationship Id="rId17" Type="http://schemas.openxmlformats.org/officeDocument/2006/relationships/oleObject" Target="embeddings/oleObject1.bin"/><Relationship Id="rId33" Type="http://schemas.openxmlformats.org/officeDocument/2006/relationships/image" Target="media/image17.wmf"/><Relationship Id="rId38" Type="http://schemas.openxmlformats.org/officeDocument/2006/relationships/oleObject" Target="embeddings/oleObject9.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image" Target="media/image55.emf"/><Relationship Id="rId54" Type="http://schemas.openxmlformats.org/officeDocument/2006/relationships/oleObject" Target="embeddings/oleObject17.bin"/><Relationship Id="rId70" Type="http://schemas.openxmlformats.org/officeDocument/2006/relationships/oleObject" Target="embeddings/oleObject25.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6.bin"/><Relationship Id="rId49" Type="http://schemas.openxmlformats.org/officeDocument/2006/relationships/image" Target="media/image25.wmf"/><Relationship Id="rId114" Type="http://schemas.openxmlformats.org/officeDocument/2006/relationships/image" Target="media/image61.emf"/><Relationship Id="rId119"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image" Target="media/image15.e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9.bin"/><Relationship Id="rId81" Type="http://schemas.openxmlformats.org/officeDocument/2006/relationships/image" Target="media/image41.wmf"/><Relationship Id="rId86" Type="http://schemas.openxmlformats.org/officeDocument/2006/relationships/oleObject" Target="embeddings/oleObject33.bin"/><Relationship Id="rId94" Type="http://schemas.openxmlformats.org/officeDocument/2006/relationships/oleObject" Target="embeddings/oleObject37.bin"/><Relationship Id="rId99" Type="http://schemas.openxmlformats.org/officeDocument/2006/relationships/image" Target="media/image50.wmf"/><Relationship Id="rId101" Type="http://schemas.openxmlformats.org/officeDocument/2006/relationships/image" Target="media/image51.wmf"/><Relationship Id="rId4" Type="http://schemas.openxmlformats.org/officeDocument/2006/relationships/settings" Target="settings.xml"/><Relationship Id="rId9" Type="http://schemas.openxmlformats.org/officeDocument/2006/relationships/hyperlink" Target="http://www.epa.gov/athens/learn2model/part-two/onsite/tempmap.html" TargetMode="External"/><Relationship Id="rId13" Type="http://schemas.openxmlformats.org/officeDocument/2006/relationships/image" Target="media/image3.emf"/><Relationship Id="rId18" Type="http://schemas.openxmlformats.org/officeDocument/2006/relationships/image" Target="media/image7.png"/><Relationship Id="rId39" Type="http://schemas.openxmlformats.org/officeDocument/2006/relationships/image" Target="media/image20.wmf"/><Relationship Id="rId109" Type="http://schemas.openxmlformats.org/officeDocument/2006/relationships/image" Target="media/image56.e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8.wmf"/><Relationship Id="rId76" Type="http://schemas.openxmlformats.org/officeDocument/2006/relationships/oleObject" Target="embeddings/oleObject28.bin"/><Relationship Id="rId97" Type="http://schemas.openxmlformats.org/officeDocument/2006/relationships/image" Target="media/image49.wmf"/><Relationship Id="rId104" Type="http://schemas.openxmlformats.org/officeDocument/2006/relationships/oleObject" Target="embeddings/oleObject42.bin"/><Relationship Id="rId7" Type="http://schemas.openxmlformats.org/officeDocument/2006/relationships/endnotes" Target="endnotes.xml"/><Relationship Id="rId71" Type="http://schemas.openxmlformats.org/officeDocument/2006/relationships/image" Target="media/image36.wmf"/><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oleObject" Target="embeddings/oleObject4.bin"/><Relationship Id="rId40" Type="http://schemas.openxmlformats.org/officeDocument/2006/relationships/oleObject" Target="embeddings/oleObject10.bin"/><Relationship Id="rId45" Type="http://schemas.openxmlformats.org/officeDocument/2006/relationships/image" Target="media/image23.wmf"/><Relationship Id="rId66" Type="http://schemas.openxmlformats.org/officeDocument/2006/relationships/oleObject" Target="embeddings/oleObject23.bin"/><Relationship Id="rId87" Type="http://schemas.openxmlformats.org/officeDocument/2006/relationships/image" Target="media/image44.wmf"/><Relationship Id="rId110" Type="http://schemas.openxmlformats.org/officeDocument/2006/relationships/image" Target="media/image57.emf"/><Relationship Id="rId115" Type="http://schemas.openxmlformats.org/officeDocument/2006/relationships/image" Target="media/image62.emf"/><Relationship Id="rId61" Type="http://schemas.openxmlformats.org/officeDocument/2006/relationships/image" Target="media/image31.wmf"/><Relationship Id="rId82" Type="http://schemas.openxmlformats.org/officeDocument/2006/relationships/oleObject" Target="embeddings/oleObject31.bin"/><Relationship Id="rId19" Type="http://schemas.openxmlformats.org/officeDocument/2006/relationships/image" Target="media/image8.wmf"/><Relationship Id="rId14" Type="http://schemas.openxmlformats.org/officeDocument/2006/relationships/image" Target="media/image4.jpeg"/><Relationship Id="rId30" Type="http://schemas.openxmlformats.org/officeDocument/2006/relationships/image" Target="media/image14.png"/><Relationship Id="rId35" Type="http://schemas.openxmlformats.org/officeDocument/2006/relationships/image" Target="media/image18.wmf"/><Relationship Id="rId56" Type="http://schemas.openxmlformats.org/officeDocument/2006/relationships/oleObject" Target="embeddings/oleObject18.bin"/><Relationship Id="rId77" Type="http://schemas.openxmlformats.org/officeDocument/2006/relationships/image" Target="media/image39.wmf"/><Relationship Id="rId100" Type="http://schemas.openxmlformats.org/officeDocument/2006/relationships/oleObject" Target="embeddings/oleObject40.bin"/><Relationship Id="rId105"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26.wmf"/><Relationship Id="rId72" Type="http://schemas.openxmlformats.org/officeDocument/2006/relationships/oleObject" Target="embeddings/oleObject26.bin"/><Relationship Id="rId93" Type="http://schemas.openxmlformats.org/officeDocument/2006/relationships/image" Target="media/image47.wmf"/><Relationship Id="rId98"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3.bin"/><Relationship Id="rId67" Type="http://schemas.openxmlformats.org/officeDocument/2006/relationships/image" Target="media/image34.wmf"/><Relationship Id="rId116" Type="http://schemas.openxmlformats.org/officeDocument/2006/relationships/hyperlink" Target="http://www.tifton.uga.edu/sewrl/Gleams/glmspub.htm" TargetMode="External"/><Relationship Id="rId20" Type="http://schemas.openxmlformats.org/officeDocument/2006/relationships/oleObject" Target="embeddings/oleObject2.bin"/><Relationship Id="rId41" Type="http://schemas.openxmlformats.org/officeDocument/2006/relationships/image" Target="media/image21.wmf"/><Relationship Id="rId62" Type="http://schemas.openxmlformats.org/officeDocument/2006/relationships/oleObject" Target="embeddings/oleObject21.bin"/><Relationship Id="rId83" Type="http://schemas.openxmlformats.org/officeDocument/2006/relationships/image" Target="media/image42.wmf"/><Relationship Id="rId88" Type="http://schemas.openxmlformats.org/officeDocument/2006/relationships/oleObject" Target="embeddings/oleObject34.bin"/><Relationship Id="rId111" Type="http://schemas.openxmlformats.org/officeDocument/2006/relationships/image" Target="media/image58.emf"/><Relationship Id="rId15" Type="http://schemas.openxmlformats.org/officeDocument/2006/relationships/image" Target="media/image5.wmf"/><Relationship Id="rId36" Type="http://schemas.openxmlformats.org/officeDocument/2006/relationships/oleObject" Target="embeddings/oleObject8.bin"/><Relationship Id="rId57" Type="http://schemas.openxmlformats.org/officeDocument/2006/relationships/image" Target="media/image29.wmf"/><Relationship Id="rId106" Type="http://schemas.openxmlformats.org/officeDocument/2006/relationships/oleObject" Target="embeddings/oleObject4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21872</TotalTime>
  <Pages>99</Pages>
  <Words>29692</Words>
  <Characters>169247</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198542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1</cp:revision>
  <cp:lastPrinted>2013-05-14T18:29:00Z</cp:lastPrinted>
  <dcterms:created xsi:type="dcterms:W3CDTF">2022-05-13T12:50:00Z</dcterms:created>
  <dcterms:modified xsi:type="dcterms:W3CDTF">2025-10-10T10:15:00Z</dcterms:modified>
</cp:coreProperties>
</file>